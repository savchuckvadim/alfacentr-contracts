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E40D" w14:textId="77777777" w:rsidR="00C04020" w:rsidRDefault="00C04020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Детализация работ: @alfa/entities и init</w:t>
      </w:r>
    </w:p>
    <w:p w14:paraId="7B6E96F8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Пошаговый состав работ по реестру полей и пути приема заявки (задача «Дни участия по отделам»). Дата: 2026-08-20. Статус: </w:t>
      </w:r>
      <w:r>
        <w:rPr>
          <w:rStyle w:val="a4"/>
          <w:rFonts w:ascii="Calibri" w:hAnsi="Calibri" w:cs="Calibri"/>
          <w:sz w:val="22"/>
          <w:szCs w:val="22"/>
        </w:rPr>
        <w:t>детализация к согласованной задаче, код не менялся</w:t>
      </w:r>
      <w:r>
        <w:rPr>
          <w:rFonts w:ascii="Calibri" w:hAnsi="Calibri" w:cs="Calibri"/>
          <w:sz w:val="22"/>
          <w:szCs w:val="22"/>
        </w:rPr>
        <w:t>.</w:t>
      </w:r>
    </w:p>
    <w:p w14:paraId="5CA29689" w14:textId="3876B3EA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Контекст: </w:t>
      </w:r>
      <w:hyperlink r:id="rId5" w:history="1">
        <w:r>
          <w:rPr>
            <w:rStyle w:val="a5"/>
            <w:rFonts w:ascii="Calibri" w:hAnsi="Calibri" w:cs="Calibri"/>
            <w:sz w:val="22"/>
            <w:szCs w:val="22"/>
          </w:rPr>
          <w:t>SEMINAR_DAYS_BY_DEPARTMENT_TASK.md</w:t>
        </w:r>
      </w:hyperlink>
      <w:r>
        <w:rPr>
          <w:rFonts w:ascii="Calibri" w:hAnsi="Calibri" w:cs="Calibri"/>
          <w:sz w:val="22"/>
          <w:szCs w:val="22"/>
        </w:rPr>
        <w:t xml:space="preserve"> (задача и оценка), </w:t>
      </w:r>
      <w:hyperlink r:id="rId6" w:history="1">
        <w:r>
          <w:rPr>
            <w:rStyle w:val="a5"/>
            <w:rFonts w:ascii="Calibri" w:hAnsi="Calibri" w:cs="Calibri"/>
            <w:sz w:val="22"/>
            <w:szCs w:val="22"/>
          </w:rPr>
          <w:t>DEPARTMENT_FORMS_SPLIT_PLAN.md</w:t>
        </w:r>
      </w:hyperlink>
      <w:r>
        <w:rPr>
          <w:rFonts w:ascii="Calibri" w:hAnsi="Calibri" w:cs="Calibri"/>
          <w:sz w:val="22"/>
          <w:szCs w:val="22"/>
        </w:rPr>
        <w:t xml:space="preserve"> (общее описание), </w:t>
      </w:r>
      <w:hyperlink r:id="rId7" w:history="1">
        <w:r>
          <w:rPr>
            <w:rStyle w:val="a5"/>
            <w:rFonts w:ascii="Calibri" w:hAnsi="Calibri" w:cs="Calibri"/>
            <w:sz w:val="22"/>
            <w:szCs w:val="22"/>
          </w:rPr>
          <w:t>SEMINAR_DAYS_CLIENT_BRIEF.md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(версия для заказчика).</w:t>
      </w:r>
    </w:p>
    <w:p w14:paraId="6475FC14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Соответствие блокам оценки из документа задачи: разделы </w:t>
      </w:r>
      <w:r>
        <w:rPr>
          <w:rStyle w:val="a4"/>
          <w:rFonts w:ascii="Calibri" w:hAnsi="Calibri" w:cs="Calibri"/>
          <w:sz w:val="22"/>
          <w:szCs w:val="22"/>
        </w:rPr>
        <w:t>A1–A4</w:t>
      </w:r>
      <w:r>
        <w:rPr>
          <w:rFonts w:ascii="Calibri" w:hAnsi="Calibri" w:cs="Calibri"/>
          <w:sz w:val="22"/>
          <w:szCs w:val="22"/>
        </w:rPr>
        <w:t xml:space="preserve"> = блок A (реестр, 3–5 ч); </w:t>
      </w:r>
      <w:r>
        <w:rPr>
          <w:rStyle w:val="a4"/>
          <w:rFonts w:ascii="Calibri" w:hAnsi="Calibri" w:cs="Calibri"/>
          <w:sz w:val="22"/>
          <w:szCs w:val="22"/>
        </w:rPr>
        <w:t>B1–B4</w:t>
      </w:r>
      <w:r>
        <w:rPr>
          <w:rFonts w:ascii="Calibri" w:hAnsi="Calibri" w:cs="Calibri"/>
          <w:sz w:val="22"/>
          <w:szCs w:val="22"/>
        </w:rPr>
        <w:t xml:space="preserve"> = блок B (прием заявки, 6–10 ч); </w:t>
      </w:r>
      <w:r>
        <w:rPr>
          <w:rStyle w:val="a4"/>
          <w:rFonts w:ascii="Calibri" w:hAnsi="Calibri" w:cs="Calibri"/>
          <w:sz w:val="22"/>
          <w:szCs w:val="22"/>
        </w:rPr>
        <w:t>B5–B6</w:t>
      </w:r>
      <w:r>
        <w:rPr>
          <w:rFonts w:ascii="Calibri" w:hAnsi="Calibri" w:cs="Calibri"/>
          <w:sz w:val="22"/>
          <w:szCs w:val="22"/>
        </w:rPr>
        <w:t xml:space="preserve"> = блок C (текст заявки: таймлайн + БП, 3–4 ч); </w:t>
      </w:r>
      <w:r>
        <w:rPr>
          <w:rStyle w:val="a4"/>
          <w:rFonts w:ascii="Calibri" w:hAnsi="Calibri" w:cs="Calibri"/>
          <w:sz w:val="22"/>
          <w:szCs w:val="22"/>
        </w:rPr>
        <w:t>B7</w:t>
      </w:r>
      <w:r>
        <w:rPr>
          <w:rFonts w:ascii="Calibri" w:hAnsi="Calibri" w:cs="Calibri"/>
          <w:sz w:val="22"/>
          <w:szCs w:val="22"/>
        </w:rPr>
        <w:t xml:space="preserve"> = часть блока F (переходный режим, 2–4 ч). Вне скоупа этого документа: фронт (блок D), прогон документов и нумерации (E), тесты и деплой (G).</w:t>
      </w:r>
    </w:p>
    <w:p w14:paraId="1D548434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Развилка решена: вариант Б</w:t>
      </w:r>
      <w:r>
        <w:rPr>
          <w:rFonts w:ascii="Calibri" w:hAnsi="Calibri" w:cs="Calibri"/>
          <w:sz w:val="22"/>
          <w:szCs w:val="22"/>
        </w:rPr>
        <w:t xml:space="preserve"> — 12 полей (4 участника × 3 отдела), все созданы в портале. Реальные данные полей получены по REST (</w:t>
      </w:r>
      <w:r>
        <w:rPr>
          <w:rStyle w:val="HTML"/>
        </w:rPr>
        <w:t>crm.deal.fields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"/>
        </w:rPr>
        <w:t>crm.deal.userfield.list</w:t>
      </w:r>
      <w:r>
        <w:rPr>
          <w:rFonts w:ascii="Calibri" w:hAnsi="Calibri" w:cs="Calibri"/>
          <w:sz w:val="22"/>
          <w:szCs w:val="22"/>
        </w:rPr>
        <w:t>, 2026-08-20):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06"/>
        <w:gridCol w:w="2110"/>
        <w:gridCol w:w="798"/>
        <w:gridCol w:w="3775"/>
      </w:tblGrid>
      <w:tr w:rsidR="00000000" w14:paraId="2CE1580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078CF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Отдел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0786B2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75146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UF (bitrixId)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5D8DF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DD92C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Имя поля</w:t>
            </w:r>
          </w:p>
        </w:tc>
      </w:tr>
      <w:tr w:rsidR="00000000" w14:paraId="524EB3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C00A7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1F24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7EE3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UF_CRM_1787112025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BD51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B4E1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НСК Участник 1</w:t>
            </w:r>
          </w:p>
        </w:tc>
      </w:tr>
      <w:tr w:rsidR="00000000" w14:paraId="46F392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2462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924B2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1B029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UF_CRM_1787209397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FD329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4A38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НСК Участник 2</w:t>
            </w:r>
          </w:p>
        </w:tc>
      </w:tr>
      <w:tr w:rsidR="00000000" w14:paraId="07AD06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07AA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E426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5DB7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UF_CRM_1787209754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1DFE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77F2D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НСК Участник 3</w:t>
            </w:r>
          </w:p>
        </w:tc>
      </w:tr>
      <w:tr w:rsidR="00000000" w14:paraId="73C6E9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EC37EE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A666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8299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UF_CRM_1787209822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005A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4DCC9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НСК Участник 4</w:t>
            </w:r>
          </w:p>
        </w:tc>
      </w:tr>
      <w:tr w:rsidR="00000000" w14:paraId="4449D9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7965A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FD3A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6DEF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UF_CRM_1787112682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59AC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EA7D7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Регион Участник 1</w:t>
            </w:r>
          </w:p>
        </w:tc>
      </w:tr>
      <w:tr w:rsidR="00000000" w14:paraId="08BF55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B30F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217C6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6C89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UF_CRM_1787209908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9410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FDDDD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Регион Участник 2</w:t>
            </w:r>
          </w:p>
        </w:tc>
      </w:tr>
      <w:tr w:rsidR="00000000" w14:paraId="31F952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1566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D2C79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0037D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UF_CRM_1787209993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28A9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13394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C3EF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Регион Участник 3</w:t>
            </w:r>
          </w:p>
        </w:tc>
      </w:tr>
      <w:tr w:rsidR="00000000" w14:paraId="3E000D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3EDC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6F246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99134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UF_CRM_1787210057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4D52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1C43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Регион Участник 4</w:t>
            </w:r>
          </w:p>
        </w:tc>
      </w:tr>
      <w:tr w:rsidR="00000000" w14:paraId="283EBF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0CE7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D955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69926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UF_CRM_1787115171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E144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ACE0F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Запад Участник 1</w:t>
            </w:r>
          </w:p>
        </w:tc>
      </w:tr>
      <w:tr w:rsidR="00000000" w14:paraId="15BEB1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4155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4888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63A3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UF_CRM_1787210743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36EF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13398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4319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Запад Участник 2</w:t>
            </w:r>
          </w:p>
        </w:tc>
      </w:tr>
      <w:tr w:rsidR="00000000" w14:paraId="5D8D32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52CE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8171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9EB2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UF_CRM_1787210844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DFF7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13400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D839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Запад Участник 3</w:t>
            </w:r>
          </w:p>
        </w:tc>
      </w:tr>
      <w:tr w:rsidR="00000000" w14:paraId="68854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C4C5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9772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BF87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UF_CRM_1787210873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6DD9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13402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AFE23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Запад Участник 4</w:t>
            </w:r>
          </w:p>
        </w:tc>
      </w:tr>
    </w:tbl>
    <w:p w14:paraId="5B0FF721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Все поля: </w:t>
      </w:r>
      <w:r>
        <w:rPr>
          <w:rStyle w:val="HTML"/>
        </w:rPr>
        <w:t>type: enumeration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multiple: true</w:t>
      </w:r>
      <w:r>
        <w:rPr>
          <w:rFonts w:ascii="Calibri" w:hAnsi="Calibri" w:cs="Calibri"/>
          <w:sz w:val="22"/>
          <w:szCs w:val="22"/>
        </w:rPr>
        <w:t>. Списки НСК/Региона боевые (формат значения: «Новосибирск. 21-22 сентября 2026г. Пименов В.В., Железнёва Ю.С. Учет и отчетность.»), у Запада — заглушки «1», наполнит заказчик. Имена содержат «Участник N» — матчинг бэка по подстроке имени применим без правок эвристики.</w:t>
      </w:r>
    </w:p>
    <w:p w14:paraId="0E88A09B" w14:textId="77777777" w:rsidR="00C04020" w:rsidRDefault="00C0402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C5B72DF">
          <v:rect id="_x0000_i1025" style="width:0;height:1.5pt" o:hralign="center" o:hrstd="t" o:hr="t" fillcolor="#a0a0a0" stroked="f"/>
        </w:pict>
      </w:r>
    </w:p>
    <w:p w14:paraId="2A861833" w14:textId="77777777" w:rsidR="00C04020" w:rsidRDefault="00C0402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Часть 1. Работы в </w:t>
      </w:r>
      <w:r>
        <w:rPr>
          <w:rStyle w:val="HTML"/>
        </w:rPr>
        <w:t>@alfa/entities</w:t>
      </w:r>
      <w:r>
        <w:rPr>
          <w:rFonts w:ascii="Calibri" w:eastAsia="Times New Roman" w:hAnsi="Calibri" w:cs="Calibri"/>
        </w:rPr>
        <w:t xml:space="preserve"> (блок A, 3–5 ч)</w:t>
      </w:r>
    </w:p>
    <w:p w14:paraId="755B37B6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Пакет: </w:t>
      </w:r>
      <w:r>
        <w:rPr>
          <w:rStyle w:val="HTML"/>
        </w:rPr>
        <w:t>packages/alfa</w:t>
      </w:r>
      <w:r>
        <w:rPr>
          <w:rFonts w:ascii="Calibri" w:hAnsi="Calibri" w:cs="Calibri"/>
          <w:sz w:val="22"/>
          <w:szCs w:val="22"/>
        </w:rPr>
        <w:t xml:space="preserve">, собирается в </w:t>
      </w:r>
      <w:r>
        <w:rPr>
          <w:rStyle w:val="HTML"/>
        </w:rPr>
        <w:t>dist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pnpm build</w:t>
      </w:r>
      <w:r>
        <w:rPr>
          <w:rFonts w:ascii="Calibri" w:hAnsi="Calibri" w:cs="Calibri"/>
          <w:sz w:val="22"/>
          <w:szCs w:val="22"/>
        </w:rPr>
        <w:t xml:space="preserve">), потребляется бэком и фронтом как </w:t>
      </w:r>
      <w:r>
        <w:rPr>
          <w:rStyle w:val="HTML"/>
        </w:rPr>
        <w:t>@alfa/entities</w:t>
      </w:r>
      <w:r>
        <w:rPr>
          <w:rFonts w:ascii="Calibri" w:hAnsi="Calibri" w:cs="Calibri"/>
          <w:sz w:val="22"/>
          <w:szCs w:val="22"/>
        </w:rPr>
        <w:t>.</w:t>
      </w:r>
    </w:p>
    <w:p w14:paraId="4775437E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A1. Ключи полей</w:t>
      </w:r>
    </w:p>
    <w:p w14:paraId="78AB14B5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Новые ключи уровня участника в </w:t>
      </w:r>
      <w:r>
        <w:rPr>
          <w:rStyle w:val="HTML"/>
        </w:rPr>
        <w:t>BxParticipantsDataKeys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packages/alfa/entities/smart/participant.interface.ts:21-36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"/>
        </w:rPr>
        <w:t>days_nsk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days_region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days_west</w:t>
      </w:r>
      <w:r>
        <w:rPr>
          <w:rFonts w:ascii="Calibri" w:hAnsi="Calibri" w:cs="Calibri"/>
          <w:sz w:val="22"/>
          <w:szCs w:val="22"/>
        </w:rPr>
        <w:t xml:space="preserve"> — ключ один на отдел, повторяется в каждом блоке участника, как сейчас </w:t>
      </w:r>
      <w:r>
        <w:rPr>
          <w:rStyle w:val="HTML"/>
        </w:rPr>
        <w:t>days</w:t>
      </w:r>
      <w:r>
        <w:rPr>
          <w:rFonts w:ascii="Calibri" w:hAnsi="Calibri" w:cs="Calibri"/>
          <w:sz w:val="22"/>
          <w:szCs w:val="22"/>
        </w:rPr>
        <w:t>.</w:t>
      </w:r>
    </w:p>
    <w:p w14:paraId="56465F16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ключи существуют, старый </w:t>
      </w:r>
      <w:r>
        <w:rPr>
          <w:rStyle w:val="HTML"/>
        </w:rPr>
        <w:t>days</w:t>
      </w:r>
      <w:r>
        <w:rPr>
          <w:rFonts w:ascii="Calibri" w:hAnsi="Calibri" w:cs="Calibri"/>
          <w:sz w:val="22"/>
          <w:szCs w:val="22"/>
        </w:rPr>
        <w:t xml:space="preserve"> не переименован и не удален — </w:t>
      </w:r>
      <w:r>
        <w:rPr>
          <w:rStyle w:val="a4"/>
          <w:rFonts w:ascii="Calibri" w:hAnsi="Calibri" w:cs="Calibri"/>
          <w:sz w:val="22"/>
          <w:szCs w:val="22"/>
        </w:rPr>
        <w:t>старые поля остаются для обратной совместимости</w:t>
      </w:r>
      <w:r>
        <w:rPr>
          <w:rFonts w:ascii="Calibri" w:hAnsi="Calibri" w:cs="Calibri"/>
          <w:sz w:val="22"/>
          <w:szCs w:val="22"/>
        </w:rPr>
        <w:t xml:space="preserve"> (решение зафиксировано).</w:t>
      </w:r>
    </w:p>
    <w:p w14:paraId="64BAA83B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A2. Описания полей в реестре</w:t>
      </w:r>
    </w:p>
    <w:p w14:paraId="67D4C615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каждый из блоков </w:t>
      </w:r>
      <w:r>
        <w:rPr>
          <w:rStyle w:val="HTML"/>
        </w:rPr>
        <w:t>participant_1..participant_4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packages/alfa/entities/deal/bx-participants-data.ts:3, 279, 550, 815</w:t>
      </w:r>
      <w:r>
        <w:rPr>
          <w:rFonts w:ascii="Calibri" w:hAnsi="Calibri" w:cs="Calibri"/>
          <w:sz w:val="22"/>
          <w:szCs w:val="22"/>
        </w:rPr>
        <w:t xml:space="preserve">) добавить по три поля дней с </w:t>
      </w:r>
      <w:r>
        <w:rPr>
          <w:rStyle w:val="HTML"/>
        </w:rPr>
        <w:t>group: 'seminar'</w:t>
      </w:r>
      <w:r>
        <w:rPr>
          <w:rFonts w:ascii="Calibri" w:hAnsi="Calibri" w:cs="Calibri"/>
          <w:sz w:val="22"/>
          <w:szCs w:val="22"/>
        </w:rPr>
        <w:t xml:space="preserve"> — по образцу существующего блока </w:t>
      </w:r>
      <w:r>
        <w:rPr>
          <w:rStyle w:val="HTML"/>
        </w:rPr>
        <w:t>days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:250-276</w:t>
      </w:r>
      <w:r>
        <w:rPr>
          <w:rFonts w:ascii="Calibri" w:hAnsi="Calibri" w:cs="Calibri"/>
          <w:sz w:val="22"/>
          <w:szCs w:val="22"/>
        </w:rPr>
        <w:t>). Данные готовы к вставке — из таблицы в шапке документа. Образец для участника 1, НСК:</w:t>
      </w:r>
    </w:p>
    <w:p w14:paraId="68C00DFC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>[BxParticipantsDataKeys.days_nsk]: {</w:t>
      </w:r>
    </w:p>
    <w:p w14:paraId="2AE56E24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id: '13322',</w:t>
      </w:r>
    </w:p>
    <w:p w14:paraId="3EBF1CA4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bitrixId: 'UF_CRM_1787112025',</w:t>
      </w:r>
    </w:p>
    <w:p w14:paraId="44BA96F2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type: 'enumeration',</w:t>
      </w:r>
    </w:p>
    <w:p w14:paraId="453D93D0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multiple: true,</w:t>
      </w:r>
    </w:p>
    <w:p w14:paraId="665C5A7E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name: 'Выберите семинар НСК Участник 1',</w:t>
      </w:r>
    </w:p>
    <w:p w14:paraId="00087C01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code: BxParticipantsDataKeys.days_nsk,</w:t>
      </w:r>
    </w:p>
    <w:p w14:paraId="6089D8E0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mandatory: false,</w:t>
      </w:r>
    </w:p>
    <w:p w14:paraId="2351F127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list: [],</w:t>
      </w:r>
    </w:p>
    <w:p w14:paraId="199D3C3D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    group: 'seminar',</w:t>
      </w:r>
    </w:p>
    <w:p w14:paraId="401CA62F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620317E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Важно:</w:t>
      </w:r>
    </w:p>
    <w:p w14:paraId="3C176F23" w14:textId="77777777" w:rsidR="00C04020" w:rsidRDefault="00C040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list: []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— элементы списков в код НЕ переносить (см. раздел «Актуальность списков» ниже): реальные значения и id элементов подтягиваются в рантайме из </w:t>
      </w:r>
      <w:r>
        <w:rPr>
          <w:rStyle w:val="HTML"/>
        </w:rPr>
        <w:t>crm.deal.fields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apps/back/src/lib/deal-helper/deal-field-helper.service.ts:56-74</w:t>
      </w:r>
      <w:r>
        <w:rPr>
          <w:rFonts w:ascii="Calibri" w:eastAsia="Times New Roman" w:hAnsi="Calibri" w:cs="Calibri"/>
          <w:sz w:val="22"/>
          <w:szCs w:val="22"/>
        </w:rPr>
        <w:t>). Так уже живут участники 3–10. Элементы списков в Битриксе будут меняться постоянно (семинары приходят и уходят) — это штатный режим.</w:t>
      </w:r>
    </w:p>
    <w:p w14:paraId="6A0F6CAD" w14:textId="77777777" w:rsidR="00C04020" w:rsidRDefault="00C040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group: 'seminar'</w:t>
      </w:r>
      <w:r>
        <w:rPr>
          <w:rFonts w:ascii="Calibri" w:eastAsia="Times New Roman" w:hAnsi="Calibri" w:cs="Calibri"/>
          <w:sz w:val="22"/>
          <w:szCs w:val="22"/>
        </w:rPr>
        <w:t xml:space="preserve"> — иначе поля не попадут в семинарное отображение </w:t>
      </w:r>
      <w:r>
        <w:rPr>
          <w:rStyle w:val="HTML"/>
        </w:rPr>
        <w:t>DealInfo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CC91651" w14:textId="77777777" w:rsidR="00C04020" w:rsidRDefault="00C040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name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точное имя поля из Битрикса (см. таблицу): бэк матчит поля участников по подстроке «Участник N» в имени (</w:t>
      </w:r>
      <w:r>
        <w:rPr>
          <w:rStyle w:val="HTML"/>
        </w:rPr>
        <w:t>get-participant-product-values-from-deal.helepr.ts:64</w:t>
      </w:r>
      <w:r>
        <w:rPr>
          <w:rFonts w:ascii="Calibri" w:eastAsia="Times New Roman" w:hAnsi="Calibri" w:cs="Calibri"/>
          <w:sz w:val="22"/>
          <w:szCs w:val="22"/>
        </w:rPr>
        <w:t>); реальные имена «Выберите семинар {Отдел} Участник {N}» ей удовлетворяют.</w:t>
      </w:r>
    </w:p>
    <w:p w14:paraId="796A09B9" w14:textId="77777777" w:rsidR="00C04020" w:rsidRDefault="00C0402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Только участники 1–4: в блоки 5–10 новые поля не добавлять — в новых формах участников четыре.</w:t>
      </w:r>
    </w:p>
    <w:p w14:paraId="7403F86A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12 записей добавлены с </w:t>
      </w:r>
      <w:r>
        <w:rPr>
          <w:rStyle w:val="HTML"/>
        </w:rPr>
        <w:t>id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bitrixId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name</w:t>
      </w:r>
      <w:r>
        <w:rPr>
          <w:rFonts w:ascii="Calibri" w:hAnsi="Calibri" w:cs="Calibri"/>
          <w:sz w:val="22"/>
          <w:szCs w:val="22"/>
        </w:rPr>
        <w:t xml:space="preserve"> из таблицы (реальные, сверены по REST — не плейсхолдеры).</w:t>
      </w:r>
    </w:p>
    <w:p w14:paraId="575DDE3C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A3. Типы</w:t>
      </w:r>
    </w:p>
    <w:p w14:paraId="47239B02" w14:textId="77777777" w:rsidR="00C04020" w:rsidRDefault="00C0402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TDealData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bx-data.ts:586-597</w:t>
      </w:r>
      <w:r>
        <w:rPr>
          <w:rFonts w:ascii="Calibri" w:eastAsia="Times New Roman" w:hAnsi="Calibri" w:cs="Calibri"/>
          <w:sz w:val="22"/>
          <w:szCs w:val="22"/>
        </w:rPr>
        <w:t xml:space="preserve">) — тип участника внутри </w:t>
      </w:r>
      <w:r>
        <w:rPr>
          <w:rStyle w:val="HTML"/>
        </w:rPr>
        <w:t>participants</w:t>
      </w:r>
      <w:r>
        <w:rPr>
          <w:rFonts w:ascii="Calibri" w:eastAsia="Times New Roman" w:hAnsi="Calibri" w:cs="Calibri"/>
          <w:sz w:val="22"/>
          <w:szCs w:val="22"/>
        </w:rPr>
        <w:t>; ключи 1..10 не сокращать до 4 — участники 5–10 остаются для старых сделок.</w:t>
      </w:r>
    </w:p>
    <w:p w14:paraId="3BFE7531" w14:textId="77777777" w:rsidR="00C04020" w:rsidRDefault="00C0402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TParticipantData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bx-data.ts:610-624</w:t>
      </w:r>
      <w:r>
        <w:rPr>
          <w:rFonts w:ascii="Calibri" w:eastAsia="Times New Roman" w:hAnsi="Calibri" w:cs="Calibri"/>
          <w:sz w:val="22"/>
          <w:szCs w:val="22"/>
        </w:rPr>
        <w:t>) — добавить три ключа дней (опциональными, поскольку в блоках 5–10 их нет).</w:t>
      </w:r>
    </w:p>
    <w:p w14:paraId="2BE2ADFF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tsc</w:t>
      </w:r>
      <w:r>
        <w:rPr>
          <w:rFonts w:ascii="Calibri" w:hAnsi="Calibri" w:cs="Calibri"/>
          <w:sz w:val="22"/>
          <w:szCs w:val="22"/>
        </w:rPr>
        <w:t xml:space="preserve"> пакета зеленый без </w:t>
      </w:r>
      <w:r>
        <w:rPr>
          <w:rStyle w:val="HTML"/>
        </w:rPr>
        <w:t>as any</w:t>
      </w:r>
      <w:r>
        <w:rPr>
          <w:rFonts w:ascii="Calibri" w:hAnsi="Calibri" w:cs="Calibri"/>
          <w:sz w:val="22"/>
          <w:szCs w:val="22"/>
        </w:rPr>
        <w:t xml:space="preserve"> в новых местах.</w:t>
      </w:r>
    </w:p>
    <w:p w14:paraId="3239D745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A4. Пересборка и синхронизация</w:t>
      </w:r>
    </w:p>
    <w:p w14:paraId="70043E6A" w14:textId="77777777" w:rsidR="00C04020" w:rsidRDefault="00C0402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lastRenderedPageBreak/>
        <w:t>pnpm build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packages/alfa</w:t>
      </w:r>
      <w:r>
        <w:rPr>
          <w:rFonts w:ascii="Calibri" w:eastAsia="Times New Roman" w:hAnsi="Calibri" w:cs="Calibri"/>
          <w:sz w:val="22"/>
          <w:szCs w:val="22"/>
        </w:rPr>
        <w:t xml:space="preserve"> — без этого бэк не увидит поля (пакет резолвится в </w:t>
      </w:r>
      <w:r>
        <w:rPr>
          <w:rStyle w:val="HTML"/>
        </w:rPr>
        <w:t>dist/index.js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DDB6C3B" w14:textId="77777777" w:rsidR="00C04020" w:rsidRDefault="00C0402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Проверить, что фронт (</w:t>
      </w:r>
      <w:r>
        <w:rPr>
          <w:rStyle w:val="HTML"/>
        </w:rPr>
        <w:t>apps/front</w:t>
      </w:r>
      <w:r>
        <w:rPr>
          <w:rFonts w:ascii="Calibri" w:eastAsia="Times New Roman" w:hAnsi="Calibri" w:cs="Calibri"/>
          <w:sz w:val="22"/>
          <w:szCs w:val="22"/>
        </w:rPr>
        <w:t>) тоже пересобран/перезапущен после обновления пакета.</w:t>
      </w:r>
    </w:p>
    <w:p w14:paraId="15D3F9DD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A5. Чего НЕ делать</w:t>
      </w:r>
    </w:p>
    <w:p w14:paraId="00255274" w14:textId="77777777" w:rsidR="00C04020" w:rsidRDefault="00C0402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Не трогать мертвую копию реестров </w:t>
      </w:r>
      <w:r>
        <w:rPr>
          <w:rStyle w:val="HTML"/>
        </w:rPr>
        <w:t>apps/back/src/apps/alfa/bx-data/**</w:t>
      </w:r>
      <w:r>
        <w:rPr>
          <w:rFonts w:ascii="Calibri" w:eastAsia="Times New Roman" w:hAnsi="Calibri" w:cs="Calibri"/>
          <w:sz w:val="22"/>
          <w:szCs w:val="22"/>
        </w:rPr>
        <w:t xml:space="preserve"> — она нигде не импортируется живым кодом и только дрейфует.</w:t>
      </w:r>
    </w:p>
    <w:p w14:paraId="32D8E457" w14:textId="77777777" w:rsidR="00C04020" w:rsidRDefault="00C0402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Не удалять старые поля </w:t>
      </w:r>
      <w:r>
        <w:rPr>
          <w:rStyle w:val="HTML"/>
        </w:rPr>
        <w:t>days</w:t>
      </w:r>
      <w:r>
        <w:rPr>
          <w:rFonts w:ascii="Calibri" w:eastAsia="Times New Roman" w:hAnsi="Calibri" w:cs="Calibri"/>
          <w:sz w:val="22"/>
          <w:szCs w:val="22"/>
        </w:rPr>
        <w:t xml:space="preserve"> участников 1–10 и не менять их UF id — переходный режим.</w:t>
      </w:r>
    </w:p>
    <w:p w14:paraId="45BC99ED" w14:textId="77777777" w:rsidR="00C04020" w:rsidRDefault="00C0402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Не добавлять поля в </w:t>
      </w:r>
      <w:r>
        <w:rPr>
          <w:rStyle w:val="HTML"/>
        </w:rPr>
        <w:t>deal-document-readiness.ts</w:t>
      </w:r>
      <w:r>
        <w:rPr>
          <w:rFonts w:ascii="Calibri" w:eastAsia="Times New Roman" w:hAnsi="Calibri" w:cs="Calibri"/>
          <w:sz w:val="22"/>
          <w:szCs w:val="22"/>
        </w:rPr>
        <w:t xml:space="preserve"> — к готовности документов дни отношения не имеют.</w:t>
      </w:r>
    </w:p>
    <w:p w14:paraId="6F69E36D" w14:textId="77777777" w:rsidR="00C04020" w:rsidRDefault="00C0402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B52AEDA">
          <v:rect id="_x0000_i1026" style="width:0;height:1.5pt" o:hralign="center" o:hrstd="t" o:hr="t" fillcolor="#a0a0a0" stroked="f"/>
        </w:pict>
      </w:r>
    </w:p>
    <w:p w14:paraId="4C46ADA1" w14:textId="77777777" w:rsidR="00C04020" w:rsidRDefault="00C0402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Часть 1.1. Актуальность списков: перезапрашивать «раз в час» не нужно</w:t>
      </w:r>
    </w:p>
    <w:p w14:paraId="4E7FDC05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Элементы списков (семинары) в этих полях будут меняться постоянно — заказчик прав, что это надо учесть. Проверено трассировкой по коду: </w:t>
      </w:r>
      <w:r>
        <w:rPr>
          <w:rStyle w:val="a4"/>
          <w:rFonts w:ascii="Calibri" w:hAnsi="Calibri" w:cs="Calibri"/>
          <w:sz w:val="22"/>
          <w:szCs w:val="22"/>
        </w:rPr>
        <w:t>механика живого обновления уже встроена</w:t>
      </w:r>
      <w:r>
        <w:rPr>
          <w:rFonts w:ascii="Calibri" w:hAnsi="Calibri" w:cs="Calibri"/>
          <w:sz w:val="22"/>
          <w:szCs w:val="22"/>
        </w:rPr>
        <w:t>, и она строже, чем «раз в час».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681"/>
        <w:gridCol w:w="1532"/>
      </w:tblGrid>
      <w:tr w:rsidR="00000000" w14:paraId="1A18391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88030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Потребитель списков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CA7925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Как получает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653C3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Свежесть</w:t>
            </w:r>
          </w:p>
        </w:tc>
      </w:tr>
      <w:tr w:rsidR="00000000" w14:paraId="5509AC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29AE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 xml:space="preserve">Вебхук </w:t>
            </w:r>
            <w:r>
              <w:rPr>
                <w:rStyle w:val="HTML"/>
                <w:b/>
                <w:bCs/>
              </w:rPr>
              <w:t>create-deal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(вставка товаров, смарты — то, что критично)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DFD5E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AlfaFieldsService.getDealFieldsDataWithIds()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живые </w:t>
            </w:r>
            <w:r>
              <w:rPr>
                <w:rStyle w:val="HTML"/>
              </w:rPr>
              <w:t>crm.deal.userfield.list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батч </w:t>
            </w:r>
            <w:r>
              <w:rPr>
                <w:rStyle w:val="HTML"/>
              </w:rPr>
              <w:t>crm.deal.userfield.get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(LIST) на </w:t>
            </w: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каждый вызов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кэша нет (</w:t>
            </w:r>
            <w:r>
              <w:rPr>
                <w:rStyle w:val="HTML"/>
              </w:rPr>
              <w:t>alfa-fields.service.ts:14-40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bx-field.service.ts:13-45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BDCA6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Каждая заявка — свежие данные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задержка ≈ 0</w:t>
            </w:r>
          </w:p>
        </w:tc>
      </w:tr>
      <w:tr w:rsidR="00000000" w14:paraId="248B8C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70BD6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Письмо/таймлайн заявки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E090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тот же живой путь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C335E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≈ 0</w:t>
            </w:r>
          </w:p>
        </w:tc>
      </w:tr>
      <w:tr w:rsidR="00000000" w14:paraId="0A4002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93D4BA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Фронт, страница заявки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POST seminar/get-fields-data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4A55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Redis-кэш снапшота полей, </w:t>
            </w: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TTL 600 с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front-deal.use-case.ts:50-70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), фронт перечитывает при открытии/перезагрузке модуля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8805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 ~10 минут + до следующего открытия модуля</w:t>
            </w:r>
          </w:p>
        </w:tc>
      </w:tr>
    </w:tbl>
    <w:p w14:paraId="54AC456F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То есть: менеджер добавил/переименовал семинар в списке → следующая же заявка с формы обработается по новым значениям; страница заявки в модуле увидит их максимум через 10 минут. Значения элементов (</w:t>
      </w:r>
      <w:r>
        <w:rPr>
          <w:rStyle w:val="HTML"/>
        </w:rPr>
        <w:t>ID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VALUE</w:t>
      </w:r>
      <w:r>
        <w:rPr>
          <w:rFonts w:ascii="Calibri" w:hAnsi="Calibri" w:cs="Calibri"/>
          <w:sz w:val="22"/>
          <w:szCs w:val="22"/>
        </w:rPr>
        <w:t xml:space="preserve">) в коде не хранятся и не устаревают — в реестре всегда </w:t>
      </w:r>
      <w:r>
        <w:rPr>
          <w:rStyle w:val="HTML"/>
        </w:rPr>
        <w:t>list: []</w:t>
      </w:r>
      <w:r>
        <w:rPr>
          <w:rFonts w:ascii="Calibri" w:hAnsi="Calibri" w:cs="Calibri"/>
          <w:sz w:val="22"/>
          <w:szCs w:val="22"/>
        </w:rPr>
        <w:t>.</w:t>
      </w:r>
    </w:p>
    <w:p w14:paraId="6FF08CDC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Что учесть в работе (входит в оценку):</w:t>
      </w:r>
    </w:p>
    <w:p w14:paraId="7A58D672" w14:textId="77777777" w:rsidR="00C04020" w:rsidRDefault="00C0402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 xml:space="preserve">Для новых 12 полей держать </w:t>
      </w:r>
      <w:r>
        <w:rPr>
          <w:rStyle w:val="HTML"/>
          <w:b/>
          <w:bCs/>
        </w:rPr>
        <w:t>list: []</w:t>
      </w:r>
      <w:r>
        <w:rPr>
          <w:rFonts w:ascii="Calibri" w:eastAsia="Times New Roman" w:hAnsi="Calibri" w:cs="Calibri"/>
          <w:sz w:val="22"/>
          <w:szCs w:val="22"/>
        </w:rPr>
        <w:t xml:space="preserve"> — не повторять историческую ошибку участника 1/2, где в реестр зашиты июньские списки 2025 (</w:t>
      </w:r>
      <w:r>
        <w:rPr>
          <w:rStyle w:val="HTML"/>
        </w:rPr>
        <w:t>bx-participants-data.ts:250-276</w:t>
      </w:r>
      <w:r>
        <w:rPr>
          <w:rFonts w:ascii="Calibri" w:eastAsia="Times New Roman" w:hAnsi="Calibri" w:cs="Calibri"/>
          <w:sz w:val="22"/>
          <w:szCs w:val="22"/>
        </w:rPr>
        <w:t>): захардкоженный список переживает удаление поля в Битриксе и живет вечно.</w:t>
      </w:r>
    </w:p>
    <w:p w14:paraId="3D27BD70" w14:textId="77777777" w:rsidR="00C04020" w:rsidRDefault="00C0402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На фронте поля участников получают не полный список, а только </w:t>
      </w:r>
      <w:r>
        <w:rPr>
          <w:rStyle w:val="a4"/>
          <w:rFonts w:ascii="Calibri" w:eastAsia="Times New Roman" w:hAnsi="Calibri" w:cs="Calibri"/>
          <w:sz w:val="22"/>
          <w:szCs w:val="22"/>
        </w:rPr>
        <w:t>выбранные</w:t>
      </w:r>
      <w:r>
        <w:rPr>
          <w:rFonts w:ascii="Calibri" w:eastAsia="Times New Roman" w:hAnsi="Calibri" w:cs="Calibri"/>
          <w:sz w:val="22"/>
          <w:szCs w:val="22"/>
        </w:rPr>
        <w:t xml:space="preserve"> значения (</w:t>
      </w:r>
      <w:r>
        <w:rPr>
          <w:rStyle w:val="HTML"/>
        </w:rPr>
        <w:t>get-deal-fields-data.util.ts:119-153</w:t>
      </w:r>
      <w:r>
        <w:rPr>
          <w:rFonts w:ascii="Calibri" w:eastAsia="Times New Roman" w:hAnsi="Calibri" w:cs="Calibri"/>
          <w:sz w:val="22"/>
          <w:szCs w:val="22"/>
        </w:rPr>
        <w:t>) — для read-only отображения заявки этого достаточно; полный список фронту не нужен (дни в редакторе участников берутся из товаров).</w:t>
      </w:r>
    </w:p>
    <w:p w14:paraId="389B4C6D" w14:textId="77777777" w:rsidR="00C04020" w:rsidRDefault="00C0402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Redis-ключи снапшота (</w:t>
      </w:r>
      <w:r>
        <w:rPr>
          <w:rStyle w:val="HTML"/>
        </w:rPr>
        <w:t>ALFA fieldData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ALFA bxFieldsIds</w:t>
      </w:r>
      <w:r>
        <w:rPr>
          <w:rFonts w:ascii="Calibri" w:eastAsia="Times New Roman" w:hAnsi="Calibri" w:cs="Calibri"/>
          <w:sz w:val="22"/>
          <w:szCs w:val="22"/>
        </w:rPr>
        <w:t>) глобальные и без инвалидации — если когда-то понадобится мгновенное обновление страницы заявки, решается уменьшением TTL или инвалидацией по вебхуку; в скоуп этой задачи не входит.</w:t>
      </w:r>
    </w:p>
    <w:p w14:paraId="38CFCA2A" w14:textId="77777777" w:rsidR="00C04020" w:rsidRDefault="00C0402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E0AB2DD">
          <v:rect id="_x0000_i1027" style="width:0;height:1.5pt" o:hralign="center" o:hrstd="t" o:hr="t" fillcolor="#a0a0a0" stroked="f"/>
        </w:pict>
      </w:r>
    </w:p>
    <w:p w14:paraId="168B7B90" w14:textId="77777777" w:rsidR="00C04020" w:rsidRDefault="00C0402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Часть 2. Работы на пути приема заявки (блоки B, C и часть F, 8–12 ч)</w:t>
      </w:r>
    </w:p>
    <w:p w14:paraId="000FEFA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Цепочка вебхука: </w:t>
      </w:r>
      <w:r>
        <w:rPr>
          <w:rStyle w:val="HTML"/>
        </w:rPr>
        <w:t>POST /seminar/create-deal/:dealId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on-deal-init.controller.ts:17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on-deal-init.use-case.ts:52-125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(</w:t>
      </w:r>
      <w:r>
        <w:rPr>
          <w:rStyle w:val="HTML"/>
        </w:rPr>
        <w:t>alfa-product.service.ts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"/>
        </w:rPr>
        <w:t>bx-smart.service.ts</w:t>
      </w:r>
      <w:r>
        <w:rPr>
          <w:rFonts w:ascii="Calibri" w:hAnsi="Calibri" w:cs="Calibri"/>
          <w:sz w:val="22"/>
          <w:szCs w:val="22"/>
        </w:rPr>
        <w:t>)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bid-info-layout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БП Битрикса #860.</w:t>
      </w:r>
    </w:p>
    <w:p w14:paraId="7E6A6156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B1. Выборка полей из сделки — автоматически, только проверить</w:t>
      </w:r>
    </w:p>
    <w:p w14:paraId="522527D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HTML"/>
        </w:rPr>
        <w:t>getBxFieldsIdsForSelect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apps/back/src/lib/deal-helper/deal-field-helper.service.ts:28-39</w:t>
      </w:r>
      <w:r>
        <w:rPr>
          <w:rFonts w:ascii="Calibri" w:hAnsi="Calibri" w:cs="Calibri"/>
          <w:sz w:val="22"/>
          <w:szCs w:val="22"/>
        </w:rPr>
        <w:t xml:space="preserve">) собирает </w:t>
      </w:r>
      <w:r>
        <w:rPr>
          <w:rStyle w:val="HTML"/>
        </w:rPr>
        <w:t>select</w:t>
      </w:r>
      <w:r>
        <w:rPr>
          <w:rFonts w:ascii="Calibri" w:hAnsi="Calibri" w:cs="Calibri"/>
          <w:sz w:val="22"/>
          <w:szCs w:val="22"/>
        </w:rPr>
        <w:t xml:space="preserve"> из всех </w:t>
      </w:r>
      <w:r>
        <w:rPr>
          <w:rStyle w:val="HTML"/>
        </w:rPr>
        <w:t>bitrixId</w:t>
      </w:r>
      <w:r>
        <w:rPr>
          <w:rFonts w:ascii="Calibri" w:hAnsi="Calibri" w:cs="Calibri"/>
          <w:sz w:val="22"/>
          <w:szCs w:val="22"/>
        </w:rPr>
        <w:t xml:space="preserve"> реестра, </w:t>
      </w:r>
      <w:r>
        <w:rPr>
          <w:rStyle w:val="HTML"/>
        </w:rPr>
        <w:t>updateDealDataFromBitrixResponse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:17-23, 51-89</w:t>
      </w:r>
      <w:r>
        <w:rPr>
          <w:rFonts w:ascii="Calibri" w:hAnsi="Calibri" w:cs="Calibri"/>
          <w:sz w:val="22"/>
          <w:szCs w:val="22"/>
        </w:rPr>
        <w:t>) подменяет рантайм-списки enumeration-полей. После A2 новые поля попадают в выборку и получают списки сами.</w:t>
      </w:r>
    </w:p>
    <w:p w14:paraId="76772811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Работа:</w:t>
      </w:r>
      <w:r>
        <w:rPr>
          <w:rFonts w:ascii="Calibri" w:hAnsi="Calibri" w:cs="Calibri"/>
          <w:sz w:val="22"/>
          <w:szCs w:val="22"/>
        </w:rPr>
        <w:t xml:space="preserve"> прогнать на тестовой сделке, убедиться, что значения новых полей приходят в </w:t>
      </w:r>
      <w:r>
        <w:rPr>
          <w:rStyle w:val="HTML"/>
        </w:rPr>
        <w:t>dealValues</w:t>
      </w:r>
      <w:r>
        <w:rPr>
          <w:rFonts w:ascii="Calibri" w:hAnsi="Calibri" w:cs="Calibri"/>
          <w:sz w:val="22"/>
          <w:szCs w:val="22"/>
        </w:rPr>
        <w:t xml:space="preserve"> как массивы имен элементов (</w:t>
      </w:r>
      <w:r>
        <w:rPr>
          <w:rStyle w:val="HTML"/>
        </w:rPr>
        <w:t>deal-values-helper.service.ts:28-53, 245-274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enum id → отображаемое имя).</w:t>
      </w:r>
    </w:p>
    <w:p w14:paraId="54490BC3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B2. Определение отдела НЕ требуется</w:t>
      </w:r>
    </w:p>
    <w:p w14:paraId="11550DC9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Исходная точка:</w:t>
      </w:r>
      <w:r>
        <w:rPr>
          <w:rFonts w:ascii="Calibri" w:hAnsi="Calibri" w:cs="Calibri"/>
          <w:sz w:val="22"/>
          <w:szCs w:val="22"/>
        </w:rPr>
        <w:t xml:space="preserve"> понятия «отдел» в коде нет. </w:t>
      </w:r>
      <w:r>
        <w:rPr>
          <w:rStyle w:val="HTML"/>
        </w:rPr>
        <w:t>getPrefixByProductName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product.util.ts:66-69</w:t>
      </w:r>
      <w:r>
        <w:rPr>
          <w:rFonts w:ascii="Calibri" w:hAnsi="Calibri" w:cs="Calibri"/>
          <w:sz w:val="22"/>
          <w:szCs w:val="22"/>
        </w:rPr>
        <w:t xml:space="preserve">) возвращает префикс целиком и используется в трех местах — </w:t>
      </w:r>
      <w:r>
        <w:rPr>
          <w:rStyle w:val="HTML"/>
        </w:rPr>
        <w:t>getProductTypeByProductName</w:t>
      </w:r>
      <w:r>
        <w:rPr>
          <w:rFonts w:ascii="Calibri" w:hAnsi="Calibri" w:cs="Calibri"/>
          <w:sz w:val="22"/>
          <w:szCs w:val="22"/>
        </w:rPr>
        <w:t xml:space="preserve"> (тип продукта по подстрокам </w:t>
      </w:r>
      <w:r>
        <w:rPr>
          <w:rStyle w:val="HTML"/>
        </w:rPr>
        <w:t>С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ППК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УВ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УП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УС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"/>
        </w:rPr>
        <w:t>getCurrentDinamycPrefix</w:t>
      </w:r>
      <w:r>
        <w:rPr>
          <w:rFonts w:ascii="Calibri" w:hAnsi="Calibri" w:cs="Calibri"/>
          <w:sz w:val="22"/>
          <w:szCs w:val="22"/>
        </w:rPr>
        <w:t xml:space="preserve"> (номер документа) и </w:t>
      </w:r>
      <w:r>
        <w:rPr>
          <w:rStyle w:val="HTML"/>
        </w:rPr>
        <w:t>getProductPrefix</w:t>
      </w:r>
      <w:r>
        <w:rPr>
          <w:rFonts w:ascii="Calibri" w:hAnsi="Calibri" w:cs="Calibri"/>
          <w:sz w:val="22"/>
          <w:szCs w:val="22"/>
        </w:rPr>
        <w:t xml:space="preserve"> (отображение). Буква отдела Р/Н/З внутри префикса </w:t>
      </w:r>
      <w:r>
        <w:rPr>
          <w:rStyle w:val="a4"/>
          <w:rFonts w:ascii="Calibri" w:hAnsi="Calibri" w:cs="Calibri"/>
          <w:sz w:val="22"/>
          <w:szCs w:val="22"/>
        </w:rPr>
        <w:t>нигде не разбирается</w:t>
      </w:r>
      <w:r>
        <w:rPr>
          <w:rFonts w:ascii="Calibri" w:hAnsi="Calibri" w:cs="Calibri"/>
          <w:sz w:val="22"/>
          <w:szCs w:val="22"/>
        </w:rPr>
        <w:t>.</w:t>
      </w:r>
    </w:p>
    <w:p w14:paraId="06FE989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Решение: так и оставляем.</w:t>
      </w:r>
      <w:r>
        <w:rPr>
          <w:rFonts w:ascii="Calibri" w:hAnsi="Calibri" w:cs="Calibri"/>
          <w:sz w:val="22"/>
          <w:szCs w:val="22"/>
        </w:rPr>
        <w:t xml:space="preserve"> Вводить </w:t>
      </w:r>
      <w:r>
        <w:rPr>
          <w:rStyle w:val="HTML"/>
        </w:rPr>
        <w:t>EDepartment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и сужать поиск по отделу не нужно — у каждого отдела свой уникальный набор семинаров, а текст пункта списка и так уникально указывает на товар. Достаточно того, что уже работает: текст дня → поиск товара по «Названию в заявке».</w:t>
      </w:r>
    </w:p>
    <w:p w14:paraId="7031622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Что реально нужно от новых полей — понять, </w:t>
      </w:r>
      <w:r>
        <w:rPr>
          <w:rStyle w:val="a4"/>
          <w:rFonts w:ascii="Calibri" w:hAnsi="Calibri" w:cs="Calibri"/>
          <w:sz w:val="22"/>
          <w:szCs w:val="22"/>
        </w:rPr>
        <w:t>какому участнику</w:t>
      </w:r>
      <w:r>
        <w:rPr>
          <w:rFonts w:ascii="Calibri" w:hAnsi="Calibri" w:cs="Calibri"/>
          <w:sz w:val="22"/>
          <w:szCs w:val="22"/>
        </w:rPr>
        <w:t xml:space="preserve"> принадлежит выбор. Это дает сам реестр (поле привязано к участнику 1–4), отдел при этом знать не обязательно.</w:t>
      </w:r>
    </w:p>
    <w:p w14:paraId="31903975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Логика перебора:</w:t>
      </w:r>
    </w:p>
    <w:p w14:paraId="04F90092" w14:textId="77777777" w:rsidR="00C04020" w:rsidRDefault="00C0402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идем по всем 12 полям: пустое — пропускаем, заполненное — обрабатываем;</w:t>
      </w:r>
    </w:p>
    <w:p w14:paraId="5F9783F4" w14:textId="77777777" w:rsidR="00C04020" w:rsidRDefault="00C0402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дни участника N — </w:t>
      </w:r>
      <w:r>
        <w:rPr>
          <w:rStyle w:val="a4"/>
          <w:rFonts w:ascii="Calibri" w:eastAsia="Times New Roman" w:hAnsi="Calibri" w:cs="Calibri"/>
          <w:sz w:val="22"/>
          <w:szCs w:val="22"/>
        </w:rPr>
        <w:t>объединение всех его заполненных полей</w:t>
      </w:r>
      <w:r>
        <w:rPr>
          <w:rFonts w:ascii="Calibri" w:eastAsia="Times New Roman" w:hAnsi="Calibri" w:cs="Calibri"/>
          <w:sz w:val="22"/>
          <w:szCs w:val="22"/>
        </w:rPr>
        <w:t xml:space="preserve"> (не «первое непустое»);</w:t>
      </w:r>
    </w:p>
    <w:p w14:paraId="52AE1A35" w14:textId="77777777" w:rsidR="00C04020" w:rsidRDefault="00C0402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все 12 пусты, а старый </w:t>
      </w:r>
      <w:r>
        <w:rPr>
          <w:rStyle w:val="HTML"/>
        </w:rPr>
        <w:t>days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заполнен → переходный режим (B7).</w:t>
      </w:r>
    </w:p>
    <w:p w14:paraId="7C3032A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Почему объединение, а не первое непустое.</w:t>
      </w:r>
      <w:r>
        <w:rPr>
          <w:rFonts w:ascii="Calibri" w:hAnsi="Calibri" w:cs="Calibri"/>
          <w:sz w:val="22"/>
          <w:szCs w:val="22"/>
        </w:rPr>
        <w:t xml:space="preserve"> Сделка приходит ровно из одной формы, поэтому в норме у участника заполнено одно поле из трех — оба варианта эквивалентны. Расходятся они только в аномалии (заполнены поля двух отделов после ручной правки): объединение обработает все выбранное, «первое непустое» молча отбросит часть. Цена одинаковая — берем вариант без тихих потерь.</w:t>
      </w:r>
    </w:p>
    <w:p w14:paraId="6015055E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Смешанная сделка поддерживается намеренно.</w:t>
      </w:r>
      <w:r>
        <w:rPr>
          <w:rFonts w:ascii="Calibri" w:hAnsi="Calibri" w:cs="Calibri"/>
          <w:sz w:val="22"/>
          <w:szCs w:val="22"/>
        </w:rPr>
        <w:t xml:space="preserve"> Если заполнены поля разных отделов, каждый текст резолвится в свой товар — в сделке окажутся семинары нескольких отделов, и это </w:t>
      </w:r>
      <w:r>
        <w:rPr>
          <w:rStyle w:val="a4"/>
          <w:rFonts w:ascii="Calibri" w:hAnsi="Calibri" w:cs="Calibri"/>
          <w:sz w:val="22"/>
          <w:szCs w:val="22"/>
        </w:rPr>
        <w:t>штатный сценарий, а не аномалия</w:t>
      </w:r>
      <w:r>
        <w:rPr>
          <w:rFonts w:ascii="Calibri" w:hAnsi="Calibri" w:cs="Calibri"/>
          <w:sz w:val="22"/>
          <w:szCs w:val="22"/>
        </w:rPr>
        <w:t>. Блокировок, «режимов обработки» и вопросов заказчику не требуется.</w:t>
      </w:r>
    </w:p>
    <w:p w14:paraId="217BBDFE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Это осознанное свойство схемы, его нельзя терять при доработках:</w:t>
      </w:r>
    </w:p>
    <w:p w14:paraId="233480C2" w14:textId="77777777" w:rsidR="00C04020" w:rsidRDefault="00C0402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перебор идет по всем 12 полям, а не по «полям отдела заявки»;</w:t>
      </w:r>
    </w:p>
    <w:p w14:paraId="303C50E5" w14:textId="77777777" w:rsidR="00C04020" w:rsidRDefault="00C0402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сужение поиска по отделу не вводится; если когда-нибудь понадобится (см. B3), оно должно применяться </w:t>
      </w:r>
      <w:r>
        <w:rPr>
          <w:rStyle w:val="a4"/>
          <w:rFonts w:ascii="Calibri" w:eastAsia="Times New Roman" w:hAnsi="Calibri" w:cs="Calibri"/>
          <w:sz w:val="22"/>
          <w:szCs w:val="22"/>
        </w:rPr>
        <w:t>к каждому названию отдельно — по отделу его собственного поля</w:t>
      </w:r>
      <w:r>
        <w:rPr>
          <w:rFonts w:ascii="Calibri" w:eastAsia="Times New Roman" w:hAnsi="Calibri" w:cs="Calibri"/>
          <w:sz w:val="22"/>
          <w:szCs w:val="22"/>
        </w:rPr>
        <w:t>, и никогда не навязывать один отдел всей сделке;</w:t>
      </w:r>
    </w:p>
    <w:p w14:paraId="14F8206F" w14:textId="77777777" w:rsidR="00C04020" w:rsidRDefault="00C0402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однозначности (B3) считает товары на одно название, а не на сделку, поэтому смешанной сделке не мешает.</w:t>
      </w:r>
    </w:p>
    <w:p w14:paraId="0E01017E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Что помнить про смешанную сделку: номер документа берет префикс </w:t>
      </w:r>
      <w:r>
        <w:rPr>
          <w:rStyle w:val="a4"/>
          <w:rFonts w:ascii="Calibri" w:hAnsi="Calibri" w:cs="Calibri"/>
          <w:sz w:val="22"/>
          <w:szCs w:val="22"/>
        </w:rPr>
        <w:t>первого</w:t>
      </w:r>
      <w:r>
        <w:rPr>
          <w:rFonts w:ascii="Calibri" w:hAnsi="Calibri" w:cs="Calibri"/>
          <w:sz w:val="22"/>
          <w:szCs w:val="22"/>
        </w:rPr>
        <w:t xml:space="preserve"> товара (</w:t>
      </w:r>
      <w:r>
        <w:rPr>
          <w:rStyle w:val="HTML"/>
        </w:rPr>
        <w:t>getCurrentDinamycPrefix</w:t>
      </w:r>
      <w:r>
        <w:rPr>
          <w:rFonts w:ascii="Calibri" w:hAnsi="Calibri" w:cs="Calibri"/>
          <w:sz w:val="22"/>
          <w:szCs w:val="22"/>
        </w:rPr>
        <w:t>: семинар &gt; ППК &gt; УП), то есть код отдела в номере будет одного из них — это бизнес-решение, а не техническое ограничение. И ветка программ ППК (</w:t>
      </w:r>
      <w:r>
        <w:rPr>
          <w:rStyle w:val="HTML"/>
        </w:rPr>
        <w:t>alfa-product.service.ts:52-83</w:t>
      </w:r>
      <w:r>
        <w:rPr>
          <w:rFonts w:ascii="Calibri" w:hAnsi="Calibri" w:cs="Calibri"/>
          <w:sz w:val="22"/>
          <w:szCs w:val="22"/>
        </w:rPr>
        <w:t>) по-прежнему сужается полем сделки ПРЕФИКС, то есть ППК-часть смешанной сделки останется привязанной к одному префиксу.</w:t>
      </w:r>
    </w:p>
    <w:p w14:paraId="57A2F6F8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Альтернатива «отдел формы указывает, какое поле читать» не нужна:</w:t>
      </w:r>
      <w:r>
        <w:rPr>
          <w:rFonts w:ascii="Calibri" w:hAnsi="Calibri" w:cs="Calibri"/>
          <w:sz w:val="22"/>
          <w:szCs w:val="22"/>
        </w:rPr>
        <w:t xml:space="preserve"> она требует явного поля отдела, связывает логику с отделами ради результата, который объединение дает и так, и заодно закрывает возможность смешанной сделки.</w:t>
      </w:r>
    </w:p>
    <w:p w14:paraId="21E96AC7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покрыты сценарии: заполнены поля одного отдела; ни одного + старые поля (переходный режим); ни одного вообще (алерт «семинары не выбраны»).</w:t>
      </w:r>
    </w:p>
    <w:p w14:paraId="12B2103D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B3. Резолв товаров по дням (</w:t>
      </w:r>
      <w:r>
        <w:rPr>
          <w:rStyle w:val="HTML"/>
        </w:rPr>
        <w:t>alfa-product.service.ts</w:t>
      </w:r>
      <w:r>
        <w:rPr>
          <w:rFonts w:ascii="Calibri" w:eastAsia="Times New Roman" w:hAnsi="Calibri" w:cs="Calibri"/>
        </w:rPr>
        <w:t>)</w:t>
      </w:r>
    </w:p>
    <w:p w14:paraId="5425B3A0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Сейчас ветка дней (</w:t>
      </w:r>
      <w:r>
        <w:rPr>
          <w:rStyle w:val="HTML"/>
        </w:rPr>
        <w:t>apps/back/src/modules/alfa-products/services/alfa-product.service.ts:84-116</w:t>
      </w:r>
      <w:r>
        <w:rPr>
          <w:rFonts w:ascii="Calibri" w:hAnsi="Calibri" w:cs="Calibri"/>
          <w:sz w:val="22"/>
          <w:szCs w:val="22"/>
        </w:rPr>
        <w:t xml:space="preserve">) берет </w:t>
      </w:r>
      <w:r>
        <w:rPr>
          <w:rStyle w:val="HTML"/>
        </w:rPr>
        <w:t>dealValues</w:t>
      </w:r>
      <w:r>
        <w:rPr>
          <w:rFonts w:ascii="Calibri" w:hAnsi="Calibri" w:cs="Calibri"/>
          <w:sz w:val="22"/>
          <w:szCs w:val="22"/>
        </w:rPr>
        <w:t xml:space="preserve"> с кодом </w:t>
      </w:r>
      <w:r>
        <w:rPr>
          <w:rStyle w:val="HTML"/>
        </w:rPr>
        <w:t>days</w:t>
      </w:r>
      <w:r>
        <w:rPr>
          <w:rFonts w:ascii="Calibri" w:hAnsi="Calibri" w:cs="Calibri"/>
          <w:sz w:val="22"/>
          <w:szCs w:val="22"/>
        </w:rPr>
        <w:t xml:space="preserve"> и ищет товар фильтром </w:t>
      </w:r>
      <w:r>
        <w:rPr>
          <w:rStyle w:val="HTML"/>
        </w:rPr>
        <w:t>{iblockId: 24, '%property402': &lt;текст дня&gt;}</w:t>
      </w:r>
      <w:r>
        <w:rPr>
          <w:rFonts w:ascii="Calibri" w:hAnsi="Calibri" w:cs="Calibri"/>
          <w:sz w:val="22"/>
          <w:szCs w:val="22"/>
        </w:rPr>
        <w:t xml:space="preserve"> — фильтр по префиксу закомментирован (</w:t>
      </w:r>
      <w:del w:id="0" w:author="Unknown">
        <w:r>
          <w:rPr>
            <w:rFonts w:ascii="Calibri" w:hAnsi="Calibri" w:cs="Calibri"/>
            <w:sz w:val="22"/>
            <w:szCs w:val="22"/>
          </w:rPr>
          <w:delText xml:space="preserve">:94), пауза </w:delText>
        </w:r>
        <w:r>
          <w:rPr>
            <w:rStyle w:val="HTML"/>
          </w:rPr>
          <w:delText>delay(1000)</w:delText>
        </w:r>
        <w:r>
          <w:rPr>
            <w:rFonts w:ascii="Calibri" w:hAnsi="Calibri" w:cs="Calibri"/>
            <w:sz w:val="22"/>
            <w:szCs w:val="22"/>
          </w:rPr>
          <w:delText xml:space="preserve"> на день (</w:delText>
        </w:r>
      </w:del>
      <w:r>
        <w:rPr>
          <w:rFonts w:ascii="Calibri" w:hAnsi="Calibri" w:cs="Calibri"/>
          <w:sz w:val="22"/>
          <w:szCs w:val="22"/>
        </w:rPr>
        <w:t>:108).</w:t>
      </w:r>
    </w:p>
    <w:p w14:paraId="4568D532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Найденный дефект (важнее отделов).</w:t>
      </w:r>
      <w:r>
        <w:rPr>
          <w:rFonts w:ascii="Calibri" w:hAnsi="Calibri" w:cs="Calibri"/>
          <w:sz w:val="22"/>
          <w:szCs w:val="22"/>
        </w:rPr>
        <w:t xml:space="preserve"> Фильтр </w:t>
      </w:r>
      <w:r>
        <w:rPr>
          <w:rStyle w:val="HTML"/>
        </w:rPr>
        <w:t>%property402</w:t>
      </w:r>
      <w:r>
        <w:rPr>
          <w:rFonts w:ascii="Calibri" w:hAnsi="Calibri" w:cs="Calibri"/>
          <w:sz w:val="22"/>
          <w:szCs w:val="22"/>
        </w:rPr>
        <w:t xml:space="preserve"> — это LIKE-поиск по подстроке, а результат обрабатывается так (</w:t>
      </w:r>
      <w:r>
        <w:rPr>
          <w:rStyle w:val="HTML"/>
        </w:rPr>
        <w:t>:109-113</w:t>
      </w:r>
      <w:r>
        <w:rPr>
          <w:rFonts w:ascii="Calibri" w:hAnsi="Calibri" w:cs="Calibri"/>
          <w:sz w:val="22"/>
          <w:szCs w:val="22"/>
        </w:rPr>
        <w:t>):</w:t>
      </w:r>
    </w:p>
    <w:p w14:paraId="61C7B15C" w14:textId="77777777" w:rsidR="00C04020" w:rsidRDefault="00C04020">
      <w:pPr>
        <w:pStyle w:val="HTML0"/>
        <w:rPr>
          <w:rStyle w:val="HTML"/>
        </w:rPr>
      </w:pPr>
      <w:r>
        <w:rPr>
          <w:rStyle w:val="HTML"/>
        </w:rPr>
        <w:t xml:space="preserve">response.result.products.map((product) =&gt; </w:t>
      </w:r>
      <w:r>
        <w:rPr>
          <w:rStyle w:val="HTML"/>
        </w:rPr>
        <w:t>{ productsWithoutPrefix.push(product); products.push(product); });</w:t>
      </w:r>
    </w:p>
    <w:p w14:paraId="44EBFA3A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То есть </w:t>
      </w:r>
      <w:r>
        <w:rPr>
          <w:rStyle w:val="a4"/>
          <w:rFonts w:ascii="Calibri" w:hAnsi="Calibri" w:cs="Calibri"/>
          <w:sz w:val="22"/>
          <w:szCs w:val="22"/>
        </w:rPr>
        <w:t>в сделку добавляются ВСЕ найденные товары без проверки количества</w:t>
      </w:r>
      <w:r>
        <w:rPr>
          <w:rFonts w:ascii="Calibri" w:hAnsi="Calibri" w:cs="Calibri"/>
          <w:sz w:val="22"/>
          <w:szCs w:val="22"/>
        </w:rPr>
        <w:t>. Если текст одного семинара окажется подстрокой другого (или один и тот же онлайн-семинар заведен в двух отделах с одинаковым «Названием в заявке»), в сделку попадут оба товара, и никто об этом не узнает. Ноль найденных обрабатывается так же молча.</w:t>
      </w:r>
    </w:p>
    <w:p w14:paraId="2BEB5AD0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Убирать </w:t>
      </w:r>
      <w:r>
        <w:rPr>
          <w:rStyle w:val="HTML"/>
        </w:rPr>
        <w:t>%</w:t>
      </w:r>
      <w:r>
        <w:rPr>
          <w:rFonts w:ascii="Calibri" w:hAnsi="Calibri" w:cs="Calibri"/>
          <w:sz w:val="22"/>
          <w:szCs w:val="22"/>
        </w:rPr>
        <w:t xml:space="preserve"> в пользу точного </w:t>
      </w:r>
      <w:r>
        <w:rPr>
          <w:rStyle w:val="HTML"/>
        </w:rPr>
        <w:t>=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нельзя: значения элементов списков в Битриксе обрезаются (~255 символов) — у старых полей дней видно обрывы на полуслове («…с учетом опыта проверок, суд»), тогда как «Название в заявке» товара полное. LIKE это и компенсирует.</w:t>
      </w:r>
    </w:p>
    <w:p w14:paraId="7F07ABEF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Работы:</w:t>
      </w:r>
    </w:p>
    <w:p w14:paraId="645BEFE0" w14:textId="77777777" w:rsidR="00C04020" w:rsidRDefault="00C0402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Источник дней</w:t>
      </w:r>
      <w:r>
        <w:rPr>
          <w:rFonts w:ascii="Calibri" w:eastAsia="Times New Roman" w:hAnsi="Calibri" w:cs="Calibri"/>
          <w:sz w:val="22"/>
          <w:szCs w:val="22"/>
        </w:rPr>
        <w:t xml:space="preserve">: нормализовать </w:t>
      </w:r>
      <w:r>
        <w:rPr>
          <w:rStyle w:val="HTML"/>
        </w:rPr>
        <w:t>dealValues</w:t>
      </w:r>
      <w:r>
        <w:rPr>
          <w:rFonts w:ascii="Calibri" w:eastAsia="Times New Roman" w:hAnsi="Calibri" w:cs="Calibri"/>
          <w:sz w:val="22"/>
          <w:szCs w:val="22"/>
        </w:rPr>
        <w:t xml:space="preserve"> — значения новых полей участников 1–4 свести к единому виду «дни участника N» до входа в резолв.</w:t>
      </w:r>
    </w:p>
    <w:p w14:paraId="360E4E8D" w14:textId="77777777" w:rsidR="00C04020" w:rsidRDefault="00C0402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Проверка однозначности вместо сужения по отделу</w:t>
      </w:r>
      <w:r>
        <w:rPr>
          <w:rFonts w:ascii="Calibri" w:eastAsia="Times New Roman" w:hAnsi="Calibri" w:cs="Calibri"/>
          <w:sz w:val="22"/>
          <w:szCs w:val="22"/>
        </w:rPr>
        <w:t xml:space="preserve">: после </w:t>
      </w:r>
      <w:r>
        <w:rPr>
          <w:rStyle w:val="HTML"/>
        </w:rPr>
        <w:t>getList</w:t>
      </w:r>
      <w:r>
        <w:rPr>
          <w:rFonts w:ascii="Calibri" w:eastAsia="Times New Roman" w:hAnsi="Calibri" w:cs="Calibri"/>
          <w:sz w:val="22"/>
          <w:szCs w:val="22"/>
        </w:rPr>
        <w:t xml:space="preserve"> считать найденное. Ровно один товар — норма; ноль — телеграм-</w:t>
      </w:r>
      <w:r>
        <w:rPr>
          <w:rFonts w:ascii="Calibri" w:eastAsia="Times New Roman" w:hAnsi="Calibri" w:cs="Calibri"/>
          <w:sz w:val="22"/>
          <w:szCs w:val="22"/>
        </w:rPr>
        <w:t>алерт «семинар не найден» с текстом; больше одного — телеграм-алерт «неоднозначное совпадение» с перечнем названий, в сделку не добавлять (или добавить точное совпадение, если оно есть среди найденных). Это закрывает и потерю товара, и дубли — независимо от отделов.</w:t>
      </w:r>
    </w:p>
    <w:p w14:paraId="5DE83975" w14:textId="77777777" w:rsidR="00C04020" w:rsidRDefault="00C0402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Группировка, цены, </w:t>
      </w:r>
      <w:r>
        <w:rPr>
          <w:rStyle w:val="HTML"/>
        </w:rPr>
        <w:t>productRow.set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:135-170</w:t>
      </w:r>
      <w:r>
        <w:rPr>
          <w:rFonts w:ascii="Calibri" w:eastAsia="Times New Roman" w:hAnsi="Calibri" w:cs="Calibri"/>
          <w:sz w:val="22"/>
          <w:szCs w:val="22"/>
        </w:rPr>
        <w:t>) — без изменений.</w:t>
      </w:r>
    </w:p>
    <w:p w14:paraId="30F12D39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тестовая сделка каждого отдела получает ровно свои товары, количества равны числу выбравших семинар участников, а неоднозначные и ненайденные названия дают алерт вместо тихой ошибки.</w:t>
      </w:r>
    </w:p>
    <w:p w14:paraId="2F60B6E1" w14:textId="77777777" w:rsidR="00C04020" w:rsidRDefault="00C04020">
      <w:pPr>
        <w:pStyle w:val="a3"/>
        <w:ind w:left="720" w:right="720"/>
        <w:divId w:val="39336054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Если практика покажет, что одинаковые «Названия в заявке» встречаются у товаров разных отделов, сужение по букве отдела в префиксе добавляется поверх этой проверки примерно за час. Строить его заранее не нужно — сначала пусть алерты покажут, есть ли проблема.</w:t>
      </w:r>
    </w:p>
    <w:p w14:paraId="2C54A10B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B4. Создание смарт-участников (</w:t>
      </w:r>
      <w:r>
        <w:rPr>
          <w:rStyle w:val="HTML"/>
        </w:rPr>
        <w:t>get-participant-product-values-from-deal.helepr.ts</w:t>
      </w:r>
      <w:r>
        <w:rPr>
          <w:rFonts w:ascii="Calibri" w:eastAsia="Times New Roman" w:hAnsi="Calibri" w:cs="Calibri"/>
        </w:rPr>
        <w:t xml:space="preserve"> + </w:t>
      </w:r>
      <w:r>
        <w:rPr>
          <w:rStyle w:val="HTML"/>
        </w:rPr>
        <w:t>smart-field-code.helper.ts</w:t>
      </w:r>
      <w:r>
        <w:rPr>
          <w:rFonts w:ascii="Calibri" w:eastAsia="Times New Roman" w:hAnsi="Calibri" w:cs="Calibri"/>
        </w:rPr>
        <w:t>)</w:t>
      </w:r>
    </w:p>
    <w:p w14:paraId="45B2EB87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Сейчас: цикл </w:t>
      </w:r>
      <w:r>
        <w:rPr>
          <w:rStyle w:val="HTML"/>
        </w:rPr>
        <w:t>i = 1..10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:48</w:t>
      </w:r>
      <w:r>
        <w:rPr>
          <w:rFonts w:ascii="Calibri" w:hAnsi="Calibri" w:cs="Calibri"/>
          <w:sz w:val="22"/>
          <w:szCs w:val="22"/>
        </w:rPr>
        <w:t xml:space="preserve">), матчинг полей по подстроке «Участник N» (с костылем «Участник 1»/«Участник 10», </w:t>
      </w:r>
      <w:r>
        <w:rPr>
          <w:rStyle w:val="HTML"/>
        </w:rPr>
        <w:t>:64-67, 114-120</w:t>
      </w:r>
      <w:r>
        <w:rPr>
          <w:rFonts w:ascii="Calibri" w:hAnsi="Calibri" w:cs="Calibri"/>
          <w:sz w:val="22"/>
          <w:szCs w:val="22"/>
        </w:rPr>
        <w:t>), маппинг код поля → поле смарта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ufCrm12*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apps/back/src/lib/smart-helper/smart-field-code.helper.ts:6-33</w:t>
      </w:r>
      <w:r>
        <w:rPr>
          <w:rFonts w:ascii="Calibri" w:hAnsi="Calibri" w:cs="Calibri"/>
          <w:sz w:val="22"/>
          <w:szCs w:val="22"/>
        </w:rPr>
        <w:t xml:space="preserve">), в т.ч. </w:t>
      </w:r>
      <w:r>
        <w:rPr>
          <w:rStyle w:val="HTML"/>
        </w:rPr>
        <w:t>days → ufCrm12Days</w:t>
      </w:r>
      <w:r>
        <w:rPr>
          <w:rFonts w:ascii="Calibri" w:hAnsi="Calibri" w:cs="Calibri"/>
          <w:sz w:val="22"/>
          <w:szCs w:val="22"/>
        </w:rPr>
        <w:t>.</w:t>
      </w:r>
    </w:p>
    <w:p w14:paraId="7C026D49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Работы:</w:t>
      </w:r>
    </w:p>
    <w:p w14:paraId="04278228" w14:textId="77777777" w:rsidR="00C04020" w:rsidRDefault="00C0402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Добавить в маппинг </w:t>
      </w:r>
      <w:r>
        <w:rPr>
          <w:rStyle w:val="HTML"/>
        </w:rPr>
        <w:t>days_nsk|region|west → ufCrm12Days</w:t>
      </w:r>
      <w:r>
        <w:rPr>
          <w:rFonts w:ascii="Calibri" w:eastAsia="Times New Roman" w:hAnsi="Calibri" w:cs="Calibri"/>
          <w:sz w:val="22"/>
          <w:szCs w:val="22"/>
        </w:rPr>
        <w:t xml:space="preserve">; при сборке участника брать его заполненное поле (какое из трех — неважно, отдел знать не нужно), старый </w:t>
      </w:r>
      <w:r>
        <w:rPr>
          <w:rStyle w:val="HTML"/>
        </w:rPr>
        <w:t>days</w:t>
      </w:r>
      <w:r>
        <w:rPr>
          <w:rFonts w:ascii="Calibri" w:eastAsia="Times New Roman" w:hAnsi="Calibri" w:cs="Calibri"/>
          <w:sz w:val="22"/>
          <w:szCs w:val="22"/>
        </w:rPr>
        <w:t xml:space="preserve"> — фолбэк (переходный режим).</w:t>
      </w:r>
    </w:p>
    <w:p w14:paraId="7AB8FD16" w14:textId="77777777" w:rsidR="00C04020" w:rsidRDefault="00C0402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Цикл 1..10 не сокращать: участники 5–10 просто будут пустыми в новых формах, а старые сделки продолжат обрабатываться.</w:t>
      </w:r>
    </w:p>
    <w:p w14:paraId="25D23CEA" w14:textId="77777777" w:rsidR="00C04020" w:rsidRDefault="00C0402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Инвариант</w:t>
      </w:r>
      <w:r>
        <w:rPr>
          <w:rFonts w:ascii="Calibri" w:eastAsia="Times New Roman" w:hAnsi="Calibri" w:cs="Calibri"/>
          <w:sz w:val="22"/>
          <w:szCs w:val="22"/>
        </w:rPr>
        <w:t xml:space="preserve">: в </w:t>
      </w:r>
      <w:r>
        <w:rPr>
          <w:rStyle w:val="HTML"/>
        </w:rPr>
        <w:t>ufCrm12Days</w:t>
      </w:r>
      <w:r>
        <w:rPr>
          <w:rFonts w:ascii="Calibri" w:eastAsia="Times New Roman" w:hAnsi="Calibri" w:cs="Calibri"/>
          <w:sz w:val="22"/>
          <w:szCs w:val="22"/>
        </w:rPr>
        <w:t xml:space="preserve"> пишутся те же тексты дней, по которым резолвились товары, — на этом стоят все проверки распределения в модуле.</w:t>
      </w:r>
    </w:p>
    <w:p w14:paraId="0D77A3AB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на тестовой сделке созданы смарты с корректными днями; сделка со старой формы дает прежний результат.</w:t>
      </w:r>
    </w:p>
    <w:p w14:paraId="41CE959D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B5. Текст заявки в таймлайне сделки (наш код)</w:t>
      </w:r>
    </w:p>
    <w:p w14:paraId="2D4E6E3F" w14:textId="77777777" w:rsidR="00C04020" w:rsidRDefault="00C0402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apps/back/src/modules/bid-info-layout/bid-info-layout.service.ts</w:t>
      </w:r>
      <w:r>
        <w:rPr>
          <w:rFonts w:ascii="Calibri" w:eastAsia="Times New Roman" w:hAnsi="Calibri" w:cs="Calibri"/>
          <w:sz w:val="22"/>
          <w:szCs w:val="22"/>
        </w:rPr>
        <w:t xml:space="preserve"> (цикл </w:t>
      </w:r>
      <w:r>
        <w:rPr>
          <w:rStyle w:val="HTML"/>
        </w:rPr>
        <w:t>i &lt;= 11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"/>
        </w:rPr>
        <w:t>:74</w:t>
      </w:r>
      <w:r>
        <w:rPr>
          <w:rFonts w:ascii="Calibri" w:eastAsia="Times New Roman" w:hAnsi="Calibri" w:cs="Calibri"/>
          <w:sz w:val="22"/>
          <w:szCs w:val="22"/>
        </w:rPr>
        <w:t xml:space="preserve">) строит текст заявки из </w:t>
      </w:r>
      <w:r>
        <w:rPr>
          <w:rStyle w:val="a4"/>
          <w:rFonts w:ascii="Calibri" w:eastAsia="Times New Roman" w:hAnsi="Calibri" w:cs="Calibri"/>
          <w:sz w:val="22"/>
          <w:szCs w:val="22"/>
        </w:rPr>
        <w:t>полей сделки</w:t>
      </w:r>
      <w:r>
        <w:rPr>
          <w:rFonts w:ascii="Calibri" w:eastAsia="Times New Roman" w:hAnsi="Calibri" w:cs="Calibri"/>
          <w:sz w:val="22"/>
          <w:szCs w:val="22"/>
        </w:rPr>
        <w:t xml:space="preserve"> и пишет его в таймлайн — добавить вывод новых полей дней (по отделу заявки). Это та же информация, что видна на экране заявки: обязательно сверить оба представления между собой.</w:t>
      </w:r>
    </w:p>
    <w:p w14:paraId="34E821EE" w14:textId="77777777" w:rsidR="00C04020" w:rsidRDefault="00C0402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get-deal-bid-items.use-case.ts:51-104</w:t>
      </w:r>
      <w:r>
        <w:rPr>
          <w:rFonts w:ascii="Calibri" w:eastAsia="Times New Roman" w:hAnsi="Calibri" w:cs="Calibri"/>
          <w:sz w:val="22"/>
          <w:szCs w:val="22"/>
        </w:rPr>
        <w:t xml:space="preserve"> и e-mail рендер (</w:t>
      </w:r>
      <w:r>
        <w:rPr>
          <w:rStyle w:val="HTML"/>
        </w:rPr>
        <w:t>render-bid-html.ts</w:t>
      </w:r>
      <w:r>
        <w:rPr>
          <w:rFonts w:ascii="Calibri" w:eastAsia="Times New Roman" w:hAnsi="Calibri" w:cs="Calibri"/>
          <w:sz w:val="22"/>
          <w:szCs w:val="22"/>
        </w:rPr>
        <w:t xml:space="preserve">) читают </w:t>
      </w:r>
      <w:r>
        <w:rPr>
          <w:rStyle w:val="a4"/>
          <w:rFonts w:ascii="Calibri" w:eastAsia="Times New Roman" w:hAnsi="Calibri" w:cs="Calibri"/>
          <w:sz w:val="22"/>
          <w:szCs w:val="22"/>
        </w:rPr>
        <w:t>смарты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ufCrm12Days</w:t>
      </w:r>
      <w:r>
        <w:rPr>
          <w:rFonts w:ascii="Calibri" w:eastAsia="Times New Roman" w:hAnsi="Calibri" w:cs="Calibri"/>
          <w:sz w:val="22"/>
          <w:szCs w:val="22"/>
        </w:rPr>
        <w:t>) — после B4 работают без правок; только проверить.</w:t>
      </w:r>
    </w:p>
    <w:p w14:paraId="486A8665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B6. Бизнес-процессы Битрикса (работа вне кода)</w:t>
      </w:r>
    </w:p>
    <w:p w14:paraId="39B2AFDA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Проверено по REST 2026-08-20 (</w:t>
      </w:r>
      <w:r>
        <w:rPr>
          <w:rStyle w:val="HTML"/>
        </w:rPr>
        <w:t>bizproc.workflow.template.list</w:t>
      </w:r>
      <w:r>
        <w:rPr>
          <w:rFonts w:ascii="Calibri" w:hAnsi="Calibri" w:cs="Calibri"/>
          <w:sz w:val="22"/>
          <w:szCs w:val="22"/>
        </w:rPr>
        <w:t xml:space="preserve">, 64 шаблона): текст «исходной заявки» для письма сотруднику собирает </w:t>
      </w:r>
      <w:r>
        <w:rPr>
          <w:rStyle w:val="a4"/>
          <w:rFonts w:ascii="Calibri" w:hAnsi="Calibri" w:cs="Calibri"/>
          <w:sz w:val="22"/>
          <w:szCs w:val="22"/>
        </w:rPr>
        <w:t>не наш код</w:t>
      </w:r>
      <w:r>
        <w:rPr>
          <w:rFonts w:ascii="Calibri" w:hAnsi="Calibri" w:cs="Calibri"/>
          <w:sz w:val="22"/>
          <w:szCs w:val="22"/>
        </w:rPr>
        <w:t>, а бизнес-процесс портала.</w:t>
      </w:r>
    </w:p>
    <w:p w14:paraId="17110BE6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БП #860 «Исходная заявка Клиента Семинары»</w:t>
      </w:r>
      <w:r>
        <w:rPr>
          <w:rFonts w:ascii="Calibri" w:hAnsi="Calibri" w:cs="Calibri"/>
          <w:sz w:val="22"/>
          <w:szCs w:val="22"/>
        </w:rPr>
        <w:t xml:space="preserve"> (сделка, воронка 26, автозапуск при изменении; последняя правка 2026-08-20 09:22):</w:t>
      </w:r>
    </w:p>
    <w:p w14:paraId="040237E5" w14:textId="77777777" w:rsidR="00C04020" w:rsidRDefault="00C0402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накапливает текст заявки в двух полях сделки: </w:t>
      </w:r>
      <w:r>
        <w:rPr>
          <w:rStyle w:val="HTML"/>
        </w:rPr>
        <w:t>UF_CRM_8_1724394331</w:t>
      </w:r>
      <w:r>
        <w:rPr>
          <w:rFonts w:ascii="Calibri" w:eastAsia="Times New Roman" w:hAnsi="Calibri" w:cs="Calibri"/>
          <w:sz w:val="22"/>
          <w:szCs w:val="22"/>
        </w:rPr>
        <w:t xml:space="preserve"> «Исходная заявка клиента» (строка, конкатенация) и </w:t>
      </w:r>
      <w:r>
        <w:rPr>
          <w:rStyle w:val="HTML"/>
        </w:rPr>
        <w:t>UF_CRM_1777354900</w:t>
      </w:r>
      <w:r>
        <w:rPr>
          <w:rFonts w:ascii="Calibri" w:eastAsia="Times New Roman" w:hAnsi="Calibri" w:cs="Calibri"/>
          <w:sz w:val="22"/>
          <w:szCs w:val="22"/>
        </w:rPr>
        <w:t xml:space="preserve"> «Исходная Заявка Multiple» (множественная строка);</w:t>
      </w:r>
    </w:p>
    <w:p w14:paraId="64270EA7" w14:textId="77777777" w:rsidR="00C04020" w:rsidRDefault="00C0402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состоит из 17 блоков вида «если поле заполнено → добавить строку»: Название учреждения, ИНН, руководитель (должность / ФИО / основание), контактное лицо, ФИО физлица, почтовый адрес, ЭДО, а также ветка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a4"/>
          <w:rFonts w:ascii="Calibri" w:eastAsia="Times New Roman" w:hAnsi="Calibri" w:cs="Calibri"/>
          <w:sz w:val="22"/>
          <w:szCs w:val="22"/>
        </w:rPr>
        <w:t>«Поля специфичные для типа заявки» → «УП like»</w:t>
      </w:r>
      <w:r>
        <w:rPr>
          <w:rFonts w:ascii="Calibri" w:eastAsia="Times New Roman" w:hAnsi="Calibri" w:cs="Calibri"/>
          <w:sz w:val="22"/>
          <w:szCs w:val="22"/>
        </w:rPr>
        <w:t xml:space="preserve"> (Пакет УП, Тип учетной политики, комментарий, e-mail);</w:t>
      </w:r>
    </w:p>
    <w:p w14:paraId="4969FAED" w14:textId="77777777" w:rsidR="00C04020" w:rsidRDefault="00C0402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полей участников и дней участия в нем сейчас нет вообще</w:t>
      </w:r>
      <w:r>
        <w:rPr>
          <w:rFonts w:ascii="Calibri" w:eastAsia="Times New Roman" w:hAnsi="Calibri" w:cs="Calibri"/>
          <w:sz w:val="22"/>
          <w:szCs w:val="22"/>
        </w:rPr>
        <w:t xml:space="preserve"> — то есть выбранные семинары в письмо сотруднику не попадают.</w:t>
      </w:r>
    </w:p>
    <w:p w14:paraId="01CC4346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Работы: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добавить в БП #860 блоки вывода новых 12 полей (ветка семинарной заявки), значения брать через </w:t>
      </w:r>
      <w:r>
        <w:rPr>
          <w:rStyle w:val="HTML"/>
        </w:rPr>
        <w:t>_PRINTABLE</w:t>
      </w:r>
      <w:r>
        <w:rPr>
          <w:rFonts w:ascii="Calibri" w:hAnsi="Calibri" w:cs="Calibri"/>
          <w:sz w:val="22"/>
          <w:szCs w:val="22"/>
        </w:rPr>
        <w:t xml:space="preserve"> (поля множественные enumeration), под условием «поле заполнено» — по образцу существующих блоков.</w:t>
      </w:r>
    </w:p>
    <w:p w14:paraId="143D7A7F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Потребители собранного текста — проверить, правок не ожидается: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2419"/>
      </w:tblGrid>
      <w:tr w:rsidR="00000000" w14:paraId="66DC872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1181C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6969A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000000" w14:paraId="0329B8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9007D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#854 «Отправка письма like in smart» (сделка)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48CC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письмо</w:t>
            </w:r>
          </w:p>
        </w:tc>
      </w:tr>
      <w:tr w:rsidR="00000000" w14:paraId="76EFEE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93E7A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#666 «Новая отправка письма» (смарт 159)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EBEF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письмо</w:t>
            </w:r>
          </w:p>
        </w:tc>
      </w:tr>
      <w:tr w:rsidR="00000000" w14:paraId="04514F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41132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#880 «Семинары сделка задача ответственному»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64A66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задача ответственному</w:t>
            </w:r>
          </w:p>
        </w:tc>
      </w:tr>
      <w:tr w:rsidR="00000000" w14:paraId="500BD2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112C4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#676 «создание нового смарта для ППК»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9C0F2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смарт ППК</w:t>
            </w:r>
          </w:p>
        </w:tc>
      </w:tr>
    </w:tbl>
    <w:p w14:paraId="708F3A92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Смежные БП семинарной ветки (в скоуп не входят, знать полезно):</w:t>
      </w:r>
      <w:r>
        <w:rPr>
          <w:rFonts w:ascii="Calibri" w:hAnsi="Calibri" w:cs="Calibri"/>
          <w:sz w:val="22"/>
          <w:szCs w:val="22"/>
        </w:rPr>
        <w:t xml:space="preserve"> #828 «Сделка Семинары. Инициация заявки» — именно он дергает наш вебхук </w:t>
      </w:r>
      <w:r>
        <w:rPr>
          <w:rStyle w:val="HTML"/>
        </w:rPr>
        <w:t>create-deal</w:t>
      </w:r>
      <w:r>
        <w:rPr>
          <w:rFonts w:ascii="Calibri" w:hAnsi="Calibri" w:cs="Calibri"/>
          <w:sz w:val="22"/>
          <w:szCs w:val="22"/>
        </w:rPr>
        <w:t xml:space="preserve"> при </w:t>
      </w:r>
      <w:r>
        <w:rPr>
          <w:rStyle w:val="HTML"/>
        </w:rPr>
        <w:t>CATEGORY_ID=26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UF_CRM_1772524621 = N</w:t>
      </w:r>
      <w:r>
        <w:rPr>
          <w:rFonts w:ascii="Calibri" w:hAnsi="Calibri" w:cs="Calibri"/>
          <w:sz w:val="22"/>
          <w:szCs w:val="22"/>
        </w:rPr>
        <w:t xml:space="preserve"> («Заявка обработана?»); #826 «Сделка Семинары Есть товары?» — условие перед отправкой (счета, договор, тема письма).</w:t>
      </w:r>
    </w:p>
    <w:p w14:paraId="41C6DD23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Готово, когда:</w:t>
      </w:r>
      <w:r>
        <w:rPr>
          <w:rFonts w:ascii="Calibri" w:hAnsi="Calibri" w:cs="Calibri"/>
          <w:sz w:val="22"/>
          <w:szCs w:val="22"/>
        </w:rPr>
        <w:t xml:space="preserve"> в тестовой заявке каждого отдела текст «Исходной заявки» содержит выбранные семинары, и он одинаков в поле сделки, письме сотруднику и задаче ответственному.</w:t>
      </w:r>
    </w:p>
    <w:p w14:paraId="051E695A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B7. Переходный режим</w:t>
      </w:r>
    </w:p>
    <w:p w14:paraId="7ABC48CE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Правило на весь блок B: «если отдел-специфичные поля пусты, а старый </w:t>
      </w:r>
      <w:r>
        <w:rPr>
          <w:rStyle w:val="HTML"/>
        </w:rPr>
        <w:t>days</w:t>
      </w:r>
      <w:r>
        <w:rPr>
          <w:rFonts w:ascii="Calibri" w:hAnsi="Calibri" w:cs="Calibri"/>
          <w:sz w:val="22"/>
          <w:szCs w:val="22"/>
        </w:rPr>
        <w:t xml:space="preserve"> заполнен — работаем по-старому». Точки применения: B2 (детекция), B3 (источник дней), B4 (маппинг). Отдельного кода почти нет — это ветка в нормализации B3.1; главное — прогнать регрессионную сделку со старой формы.</w:t>
      </w:r>
    </w:p>
    <w:p w14:paraId="2441FFFF" w14:textId="77777777" w:rsidR="00C04020" w:rsidRDefault="00C0402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B8. Что в init НЕ трогаем</w:t>
      </w:r>
    </w:p>
    <w:p w14:paraId="1306A88A" w14:textId="77777777" w:rsidR="00C04020" w:rsidRDefault="00C0402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УП-ветку (</w:t>
      </w:r>
      <w:r>
        <w:rPr>
          <w:rStyle w:val="HTML"/>
        </w:rPr>
        <w:t>on-deal-init.use-case.ts:86-92</w:t>
      </w:r>
      <w:r>
        <w:rPr>
          <w:rFonts w:ascii="Calibri" w:eastAsia="Times New Roman" w:hAnsi="Calibri" w:cs="Calibri"/>
          <w:sz w:val="22"/>
          <w:szCs w:val="22"/>
        </w:rPr>
        <w:t>) — остается пустой, вне скоупа.</w:t>
      </w:r>
    </w:p>
    <w:p w14:paraId="017C73E1" w14:textId="77777777" w:rsidR="00C04020" w:rsidRDefault="00C0402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Ветку программ ППК в </w:t>
      </w:r>
      <w:r>
        <w:rPr>
          <w:rStyle w:val="HTML"/>
        </w:rPr>
        <w:t>addPpkProducts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:52-83</w:t>
      </w:r>
      <w:r>
        <w:rPr>
          <w:rFonts w:ascii="Calibri" w:eastAsia="Times New Roman" w:hAnsi="Calibri" w:cs="Calibri"/>
          <w:sz w:val="22"/>
          <w:szCs w:val="22"/>
        </w:rPr>
        <w:t>) — она уже сужается префиксом сделки. Только проверить, что новые формы по-прежнему заполняют поле ПРЕФИКС (</w:t>
      </w:r>
      <w:r>
        <w:rPr>
          <w:rStyle w:val="HTML"/>
        </w:rPr>
        <w:t>UF_CRM_1750061186</w:t>
      </w:r>
      <w:r>
        <w:rPr>
          <w:rFonts w:ascii="Calibri" w:eastAsia="Times New Roman" w:hAnsi="Calibri" w:cs="Calibri"/>
          <w:sz w:val="22"/>
          <w:szCs w:val="22"/>
        </w:rPr>
        <w:t>) — если нет, вопрос Дмитрию.</w:t>
      </w:r>
    </w:p>
    <w:p w14:paraId="1E7625A1" w14:textId="77777777" w:rsidR="00C04020" w:rsidRDefault="00C0402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bx-smart.service.ts</w:t>
      </w:r>
      <w:r>
        <w:rPr>
          <w:rFonts w:ascii="Calibri" w:eastAsia="Times New Roman" w:hAnsi="Calibri" w:cs="Calibri"/>
          <w:sz w:val="22"/>
          <w:szCs w:val="22"/>
        </w:rPr>
        <w:t>, контроллер, очереди — без изменений.</w:t>
      </w:r>
    </w:p>
    <w:p w14:paraId="358E4F62" w14:textId="77777777" w:rsidR="00C04020" w:rsidRDefault="00C0402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B7CC80A">
          <v:rect id="_x0000_i1028" style="width:0;height:1.5pt" o:hralign="center" o:hrstd="t" o:hr="t" fillcolor="#a0a0a0" stroked="f"/>
        </w:pict>
      </w:r>
    </w:p>
    <w:p w14:paraId="2F8822EE" w14:textId="77777777" w:rsidR="00C04020" w:rsidRDefault="00C0402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Часть 3. Чек-лист приемки блока (перед передачей на C/E)</w:t>
      </w:r>
    </w:p>
    <w:p w14:paraId="14B0C8CC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Сделка формы Запад: в сделке ровно выбранные семинары, смарты ≤ 4 с днями, заявка в таймлайне с новыми полями.</w:t>
      </w:r>
    </w:p>
    <w:p w14:paraId="5D1406C2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То же для Регион и НСК.</w:t>
      </w:r>
    </w:p>
    <w:p w14:paraId="645439B5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Текст «Исходной заявки» (поле сделки, письмо сотруднику, задача ответственному) содержит выбранные семинары и совпадает с тем, что видно на экране заявки.</w:t>
      </w:r>
    </w:p>
    <w:p w14:paraId="0E36D0EA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Сделка со старой формы (старые поля дней) — поведение не изменилось.</w:t>
      </w:r>
    </w:p>
    <w:p w14:paraId="67F953A8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Сделка с пустыми днями — алерт, товары не вставлены, флоу не падает.</w:t>
      </w:r>
    </w:p>
    <w:p w14:paraId="630B4C24" w14:textId="77777777" w:rsidR="00C04020" w:rsidRDefault="00C0402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День с опечаткой в списке (не совпал с товаром) — алерт в телеграм, остальные товары вставлены.</w:t>
      </w:r>
    </w:p>
    <w:p w14:paraId="4374E170" w14:textId="77777777" w:rsidR="00C04020" w:rsidRDefault="00C0402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Часть 4. Раскладка оценки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5"/>
        <w:gridCol w:w="2178"/>
        <w:gridCol w:w="953"/>
      </w:tblGrid>
      <w:tr w:rsidR="00000000" w14:paraId="5258C6B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94FCA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6EADF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 оценки задачи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D5BD6" w14:textId="77777777" w:rsidR="00C04020" w:rsidRDefault="00C0402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000000" w14:paraId="5224A9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CD14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A1–A3 реестр и типы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61085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4BC3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2–3.5</w:t>
            </w:r>
          </w:p>
        </w:tc>
      </w:tr>
      <w:tr w:rsidR="00000000" w14:paraId="191DE8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9A81B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A4 пересборка/прогон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E25EA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B147D7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1–1.5</w:t>
            </w:r>
          </w:p>
        </w:tc>
      </w:tr>
      <w:tr w:rsidR="00000000" w14:paraId="41D790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B6E72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B1 проверка выборки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8E8B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3FA57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0.5–1</w:t>
            </w:r>
          </w:p>
        </w:tc>
      </w:tr>
      <w:tr w:rsidR="00000000" w14:paraId="2015C2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DE733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B2 нормализация «поле → участник» (без отделов)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B52BD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1F3E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0.5–1</w:t>
            </w:r>
          </w:p>
        </w:tc>
      </w:tr>
      <w:tr w:rsidR="00000000" w14:paraId="495AE3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B1D32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B3 резолв товаров + проверка однозначности + алерты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C150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E9B5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2–3</w:t>
            </w:r>
          </w:p>
        </w:tc>
      </w:tr>
      <w:tr w:rsidR="00000000" w14:paraId="4068FF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DC3F3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B4 смарты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291CD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0375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1.5–2.5</w:t>
            </w:r>
          </w:p>
        </w:tc>
      </w:tr>
      <w:tr w:rsidR="00000000" w14:paraId="142D9D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C7A47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B5 текст заявки в таймлайне (наш код)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BC2A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801E6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0.5–1</w:t>
            </w:r>
          </w:p>
        </w:tc>
      </w:tr>
      <w:tr w:rsidR="00000000" w14:paraId="465214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2A6B0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B6 бизнес-процессы Битрикса (#860 + проверка потребителей)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1751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6EF2C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2.5–3</w:t>
            </w:r>
          </w:p>
        </w:tc>
      </w:tr>
      <w:tr w:rsidR="00000000" w14:paraId="2E8F14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E357FF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B7 переходный режим (внутри B2–B4)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3BE49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 (часть)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7B88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0.5–0.5</w:t>
            </w:r>
          </w:p>
        </w:tc>
      </w:tr>
      <w:tr w:rsidR="00000000" w14:paraId="796C4D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787E1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 по этому документу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48CEB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EE678" w14:textId="77777777" w:rsidR="00C04020" w:rsidRDefault="00C0402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11–17 ч</w:t>
            </w:r>
          </w:p>
        </w:tc>
      </w:tr>
    </w:tbl>
    <w:p w14:paraId="4AF6701D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Сшивка с оценкой задачи (</w:t>
      </w:r>
      <w:r>
        <w:rPr>
          <w:rStyle w:val="a4"/>
          <w:rFonts w:ascii="Calibri" w:hAnsi="Calibri" w:cs="Calibri"/>
          <w:sz w:val="22"/>
          <w:szCs w:val="22"/>
        </w:rPr>
        <w:t>21–35 ч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на весь скоуп): A = 3–5 ч, B = 5–9 ч, C = 3–4 ч, F = 2–4 ч. Разделы выше покрывают блоки A и B целиком, блок C целиком и часть блока F (остальное блока F — регрессионный прогон в тестах). Вне этого документа остаются блоки D (фронт), E (документы и нумерация) и G (тесты и деплой).</w:t>
      </w:r>
    </w:p>
    <w:p w14:paraId="6B37F268" w14:textId="77777777" w:rsidR="00C04020" w:rsidRDefault="00C0402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Отказ от определения отдела (B2) сократил оценку примерно на час и снял из скоупа сценарий «смешанные отделы» вместе с вопросом к заказчику о режиме его обработки.</w:t>
      </w:r>
    </w:p>
    <w:sectPr w:rsidR="00C04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5B9"/>
    <w:multiLevelType w:val="multilevel"/>
    <w:tmpl w:val="269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04EFB"/>
    <w:multiLevelType w:val="multilevel"/>
    <w:tmpl w:val="70A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08C"/>
    <w:multiLevelType w:val="multilevel"/>
    <w:tmpl w:val="E4C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05B59"/>
    <w:multiLevelType w:val="multilevel"/>
    <w:tmpl w:val="796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6CA8"/>
    <w:multiLevelType w:val="multilevel"/>
    <w:tmpl w:val="6CEA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043C6"/>
    <w:multiLevelType w:val="multilevel"/>
    <w:tmpl w:val="8BF0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22406"/>
    <w:multiLevelType w:val="multilevel"/>
    <w:tmpl w:val="77D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50DE4"/>
    <w:multiLevelType w:val="multilevel"/>
    <w:tmpl w:val="0A9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21396"/>
    <w:multiLevelType w:val="multilevel"/>
    <w:tmpl w:val="4D4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B1E60"/>
    <w:multiLevelType w:val="multilevel"/>
    <w:tmpl w:val="16F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72AB"/>
    <w:multiLevelType w:val="multilevel"/>
    <w:tmpl w:val="CDCE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34F26"/>
    <w:multiLevelType w:val="multilevel"/>
    <w:tmpl w:val="37F2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941BF"/>
    <w:multiLevelType w:val="multilevel"/>
    <w:tmpl w:val="092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814878">
    <w:abstractNumId w:val="3"/>
  </w:num>
  <w:num w:numId="2" w16cid:durableId="2015721732">
    <w:abstractNumId w:val="6"/>
  </w:num>
  <w:num w:numId="3" w16cid:durableId="898244115">
    <w:abstractNumId w:val="7"/>
  </w:num>
  <w:num w:numId="4" w16cid:durableId="2034452500">
    <w:abstractNumId w:val="0"/>
  </w:num>
  <w:num w:numId="5" w16cid:durableId="103380222">
    <w:abstractNumId w:val="10"/>
  </w:num>
  <w:num w:numId="6" w16cid:durableId="1726023780">
    <w:abstractNumId w:val="12"/>
  </w:num>
  <w:num w:numId="7" w16cid:durableId="64911737">
    <w:abstractNumId w:val="2"/>
  </w:num>
  <w:num w:numId="8" w16cid:durableId="713189726">
    <w:abstractNumId w:val="11"/>
  </w:num>
  <w:num w:numId="9" w16cid:durableId="1237210346">
    <w:abstractNumId w:val="5"/>
  </w:num>
  <w:num w:numId="10" w16cid:durableId="1577548139">
    <w:abstractNumId w:val="9"/>
  </w:num>
  <w:num w:numId="11" w16cid:durableId="551118284">
    <w:abstractNumId w:val="8"/>
  </w:num>
  <w:num w:numId="12" w16cid:durableId="1710689254">
    <w:abstractNumId w:val="1"/>
  </w:num>
  <w:num w:numId="13" w16cid:durableId="775247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C3"/>
    <w:rsid w:val="00A62907"/>
    <w:rsid w:val="00C04020"/>
    <w:rsid w:val="00D5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858BBD"/>
  <w15:chartTrackingRefBased/>
  <w15:docId w15:val="{3D67EF8A-A2FC-4826-910D-33782E3C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605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Vadim\AppData\Local\Temp\claude\c--Projects-Alfacentr\89755d07-3d69-4c84-8818-3d4befe553db\scratchpad\SEMINAR_DAYS_CLIENT_BRIEF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Vadim\AppData\Local\Temp\claude\c--Projects-Alfacentr\89755d07-3d69-4c84-8818-3d4befe553db\scratchpad\DEPARTMENT_FORMS_SPLIT_PLAN.md" TargetMode="External"/><Relationship Id="rId5" Type="http://schemas.openxmlformats.org/officeDocument/2006/relationships/hyperlink" Target="file:///C:\Users\Vadim\AppData\Local\Temp\claude\c--Projects-Alfacentr\89755d07-3d69-4c84-8818-3d4befe553db\scratchpad\SEMINAR_DAYS_BY_DEPARTMENT_TASK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2777</Words>
  <Characters>15829</Characters>
  <Application>Microsoft Office Word</Application>
  <DocSecurity>4</DocSecurity>
  <Lines>131</Lines>
  <Paragraphs>37</Paragraphs>
  <ScaleCrop>false</ScaleCrop>
  <Company/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2026-08-20T14:59:00Z</dcterms:created>
  <dcterms:modified xsi:type="dcterms:W3CDTF">2026-08-20T14:59:00Z</dcterms:modified>
</cp:coreProperties>
</file>